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9347" w14:textId="33FEB04E" w:rsidR="006F6B64" w:rsidRDefault="006F6B64" w:rsidP="006F6B64">
      <w:pPr>
        <w:jc w:val="center"/>
        <w:rPr>
          <w:rFonts w:ascii="Arial" w:hAnsi="Arial" w:cs="Arial"/>
          <w:b/>
          <w:bCs/>
        </w:rPr>
      </w:pPr>
      <w:r w:rsidRPr="004C35B5">
        <w:rPr>
          <w:rFonts w:ascii="Arial" w:hAnsi="Arial" w:cs="Arial"/>
          <w:b/>
          <w:bCs/>
        </w:rPr>
        <w:t xml:space="preserve">Engineers4Humanity – Revisions </w:t>
      </w:r>
      <w:r w:rsidRPr="00565E3A">
        <w:rPr>
          <w:rFonts w:ascii="Arial" w:hAnsi="Arial" w:cs="Arial"/>
          <w:b/>
          <w:bCs/>
        </w:rPr>
        <w:t xml:space="preserve">Recommended </w:t>
      </w:r>
      <w:r w:rsidRPr="004C35B5">
        <w:rPr>
          <w:rFonts w:ascii="Arial" w:hAnsi="Arial" w:cs="Arial"/>
          <w:b/>
          <w:bCs/>
        </w:rPr>
        <w:t xml:space="preserve">on </w:t>
      </w:r>
      <w:r>
        <w:rPr>
          <w:rFonts w:ascii="Arial" w:hAnsi="Arial" w:cs="Arial"/>
          <w:b/>
          <w:bCs/>
        </w:rPr>
        <w:t>About Us</w:t>
      </w:r>
      <w:r>
        <w:rPr>
          <w:rFonts w:ascii="Arial" w:hAnsi="Arial" w:cs="Arial"/>
          <w:b/>
          <w:bCs/>
        </w:rPr>
        <w:t xml:space="preserve"> page </w:t>
      </w:r>
    </w:p>
    <w:p w14:paraId="690FAA0B" w14:textId="7DE27CC0" w:rsidR="006F6B64" w:rsidRDefault="006F6B64" w:rsidP="006F6B64">
      <w:pPr>
        <w:jc w:val="center"/>
        <w:rPr>
          <w:rFonts w:ascii="Arial" w:hAnsi="Arial" w:cs="Arial"/>
          <w:b/>
          <w:bCs/>
        </w:rPr>
      </w:pPr>
      <w:r>
        <w:rPr>
          <w:rFonts w:ascii="Arial" w:hAnsi="Arial" w:cs="Arial"/>
          <w:b/>
          <w:bCs/>
        </w:rPr>
        <w:t xml:space="preserve">of </w:t>
      </w:r>
      <w:r w:rsidRPr="004C35B5">
        <w:rPr>
          <w:rFonts w:ascii="Arial" w:hAnsi="Arial" w:cs="Arial"/>
          <w:b/>
          <w:bCs/>
        </w:rPr>
        <w:t>the Latest Website of May 15, 2026</w:t>
      </w:r>
      <w:r>
        <w:rPr>
          <w:rFonts w:ascii="Arial" w:hAnsi="Arial" w:cs="Arial"/>
          <w:b/>
          <w:bCs/>
        </w:rPr>
        <w:t xml:space="preserve"> </w:t>
      </w:r>
    </w:p>
    <w:p w14:paraId="1F6FAEAA" w14:textId="77777777" w:rsidR="003B1C7D" w:rsidRDefault="003B1C7D" w:rsidP="006F6B64">
      <w:pPr>
        <w:jc w:val="center"/>
        <w:rPr>
          <w:rFonts w:ascii="Arial" w:hAnsi="Arial" w:cs="Arial"/>
          <w:b/>
          <w:bCs/>
        </w:rPr>
      </w:pPr>
    </w:p>
    <w:p w14:paraId="1979A76F" w14:textId="77777777" w:rsidR="003B1C7D" w:rsidRDefault="003B1C7D" w:rsidP="006F6B64">
      <w:pPr>
        <w:jc w:val="center"/>
        <w:rPr>
          <w:rFonts w:ascii="Arial" w:hAnsi="Arial" w:cs="Arial"/>
          <w:b/>
          <w:bCs/>
        </w:rPr>
      </w:pPr>
    </w:p>
    <w:p w14:paraId="3A713C70" w14:textId="1429F576" w:rsidR="003B1C7D" w:rsidRDefault="003B1C7D" w:rsidP="003B1C7D">
      <w:pPr>
        <w:rPr>
          <w:rFonts w:ascii="Arial" w:hAnsi="Arial" w:cs="Arial"/>
          <w:b/>
          <w:bCs/>
        </w:rPr>
      </w:pPr>
      <w:r>
        <w:rPr>
          <w:rFonts w:ascii="Arial" w:hAnsi="Arial" w:cs="Arial"/>
          <w:b/>
          <w:bCs/>
        </w:rPr>
        <w:t>About Us page</w:t>
      </w:r>
    </w:p>
    <w:p w14:paraId="25E1D5FB" w14:textId="77777777" w:rsidR="003B1C7D" w:rsidRDefault="003B1C7D" w:rsidP="003B1C7D">
      <w:pPr>
        <w:rPr>
          <w:rFonts w:ascii="Arial" w:hAnsi="Arial" w:cs="Arial"/>
          <w:b/>
          <w:bCs/>
        </w:rPr>
      </w:pPr>
    </w:p>
    <w:p w14:paraId="5BA166BE" w14:textId="11C0DB7C" w:rsidR="003B1C7D" w:rsidRDefault="003B1C7D" w:rsidP="003B1C7D">
      <w:pPr>
        <w:rPr>
          <w:rFonts w:ascii="Arial" w:hAnsi="Arial" w:cs="Arial"/>
          <w:b/>
          <w:bCs/>
        </w:rPr>
      </w:pPr>
      <w:r>
        <w:rPr>
          <w:rFonts w:ascii="Arial" w:hAnsi="Arial" w:cs="Arial"/>
          <w:b/>
          <w:bCs/>
        </w:rPr>
        <w:t>Who We Are</w:t>
      </w:r>
    </w:p>
    <w:p w14:paraId="6BFE4CC3" w14:textId="544590DF" w:rsidR="00A47636" w:rsidRDefault="001B20F4" w:rsidP="003B1C7D">
      <w:pPr>
        <w:rPr>
          <w:ins w:id="0" w:author="Vin Hoey" w:date="2026-05-17T10:34:00Z" w16du:dateUtc="2026-05-17T15:34:00Z"/>
          <w:rFonts w:ascii="Arial" w:hAnsi="Arial" w:cs="Arial"/>
          <w:sz w:val="22"/>
          <w:szCs w:val="22"/>
        </w:rPr>
      </w:pPr>
      <w:ins w:id="1" w:author="Vin Hoey" w:date="2026-05-17T10:31:00Z" w16du:dateUtc="2026-05-17T15:31:00Z">
        <w:r>
          <w:rPr>
            <w:rFonts w:ascii="Arial" w:hAnsi="Arial" w:cs="Arial"/>
            <w:sz w:val="22"/>
            <w:szCs w:val="22"/>
          </w:rPr>
          <w:t xml:space="preserve">Paragraph </w:t>
        </w:r>
      </w:ins>
      <w:ins w:id="2" w:author="Vin Hoey" w:date="2026-05-17T10:33:00Z" w16du:dateUtc="2026-05-17T15:33:00Z">
        <w:r>
          <w:rPr>
            <w:rFonts w:ascii="Arial" w:hAnsi="Arial" w:cs="Arial"/>
            <w:sz w:val="22"/>
            <w:szCs w:val="22"/>
          </w:rPr>
          <w:t xml:space="preserve">#1 -- </w:t>
        </w:r>
      </w:ins>
      <w:r>
        <w:rPr>
          <w:rFonts w:ascii="Arial" w:hAnsi="Arial" w:cs="Arial"/>
          <w:sz w:val="22"/>
          <w:szCs w:val="22"/>
        </w:rPr>
        <w:t>For m</w:t>
      </w:r>
      <w:r w:rsidR="00A47636" w:rsidRPr="00A47636">
        <w:rPr>
          <w:rFonts w:ascii="Arial" w:hAnsi="Arial" w:cs="Arial"/>
          <w:sz w:val="22"/>
          <w:szCs w:val="22"/>
        </w:rPr>
        <w:t xml:space="preserve">ore than 2 decades, after witnessing firsthand the struggles of refugees and displaced communities — </w:t>
      </w:r>
      <w:proofErr w:type="gramStart"/>
      <w:r w:rsidR="00A47636" w:rsidRPr="00A47636">
        <w:rPr>
          <w:rFonts w:ascii="Arial" w:hAnsi="Arial" w:cs="Arial"/>
          <w:sz w:val="22"/>
          <w:szCs w:val="22"/>
        </w:rPr>
        <w:t>mainly</w:t>
      </w:r>
      <w:proofErr w:type="gramEnd"/>
      <w:r w:rsidR="00A47636" w:rsidRPr="00A47636">
        <w:rPr>
          <w:rFonts w:ascii="Arial" w:hAnsi="Arial" w:cs="Arial"/>
          <w:sz w:val="22"/>
          <w:szCs w:val="22"/>
        </w:rPr>
        <w:t xml:space="preserve"> challenges in public health engineering, youth unemployment, education, and limited vocational pathways</w:t>
      </w:r>
      <w:ins w:id="3" w:author="Vin Hoey" w:date="2026-05-17T10:30:00Z" w16du:dateUtc="2026-05-17T15:30:00Z">
        <w:r w:rsidR="00D61B7A">
          <w:rPr>
            <w:rFonts w:ascii="Arial" w:hAnsi="Arial" w:cs="Arial"/>
            <w:sz w:val="22"/>
            <w:szCs w:val="22"/>
          </w:rPr>
          <w:t xml:space="preserve">. </w:t>
        </w:r>
      </w:ins>
      <w:del w:id="4" w:author="Vin Hoey" w:date="2026-05-17T10:30:00Z" w16du:dateUtc="2026-05-17T15:30:00Z">
        <w:r w:rsidR="00A47636" w:rsidRPr="00A47636" w:rsidDel="00D61B7A">
          <w:rPr>
            <w:rFonts w:ascii="Arial" w:hAnsi="Arial" w:cs="Arial"/>
            <w:sz w:val="22"/>
            <w:szCs w:val="22"/>
          </w:rPr>
          <w:delText xml:space="preserve"> —</w:delText>
        </w:r>
        <w:r w:rsidR="006A41F2" w:rsidDel="00D61B7A">
          <w:rPr>
            <w:rFonts w:ascii="Arial" w:hAnsi="Arial" w:cs="Arial"/>
            <w:sz w:val="22"/>
            <w:szCs w:val="22"/>
          </w:rPr>
          <w:delText xml:space="preserve"> </w:delText>
        </w:r>
      </w:del>
      <w:r w:rsidR="006A41F2" w:rsidRPr="006A41F2">
        <w:rPr>
          <w:rFonts w:ascii="Arial" w:hAnsi="Arial" w:cs="Arial"/>
          <w:sz w:val="22"/>
          <w:szCs w:val="22"/>
        </w:rPr>
        <w:t>Engineer Eric was determined to develop a sustainable engineering solution </w:t>
      </w:r>
      <w:r w:rsidR="006A41F2">
        <w:rPr>
          <w:rFonts w:ascii="Arial" w:hAnsi="Arial" w:cs="Arial"/>
          <w:sz w:val="22"/>
          <w:szCs w:val="22"/>
        </w:rPr>
        <w:t>….</w:t>
      </w:r>
      <w:ins w:id="5" w:author="Vin Hoey" w:date="2026-05-17T10:31:00Z" w16du:dateUtc="2026-05-17T15:31:00Z">
        <w:r w:rsidR="00D61B7A">
          <w:rPr>
            <w:rFonts w:ascii="Arial" w:hAnsi="Arial" w:cs="Arial"/>
            <w:sz w:val="22"/>
            <w:szCs w:val="22"/>
          </w:rPr>
          <w:t xml:space="preserve"> (period after </w:t>
        </w:r>
      </w:ins>
      <w:ins w:id="6" w:author="Vin Hoey" w:date="2026-05-17T12:30:00Z" w16du:dateUtc="2026-05-17T17:30:00Z">
        <w:r w:rsidR="00661F6C">
          <w:rPr>
            <w:rFonts w:ascii="Arial" w:hAnsi="Arial" w:cs="Arial"/>
            <w:sz w:val="22"/>
            <w:szCs w:val="22"/>
          </w:rPr>
          <w:t>“</w:t>
        </w:r>
      </w:ins>
      <w:ins w:id="7" w:author="Vin Hoey" w:date="2026-05-17T10:31:00Z" w16du:dateUtc="2026-05-17T15:31:00Z">
        <w:r w:rsidR="00D61B7A">
          <w:rPr>
            <w:rFonts w:ascii="Arial" w:hAnsi="Arial" w:cs="Arial"/>
            <w:sz w:val="22"/>
            <w:szCs w:val="22"/>
          </w:rPr>
          <w:t>pathways</w:t>
        </w:r>
      </w:ins>
      <w:ins w:id="8" w:author="Vin Hoey" w:date="2026-05-17T12:30:00Z" w16du:dateUtc="2026-05-17T17:30:00Z">
        <w:r w:rsidR="00661F6C">
          <w:rPr>
            <w:rFonts w:ascii="Arial" w:hAnsi="Arial" w:cs="Arial"/>
            <w:sz w:val="22"/>
            <w:szCs w:val="22"/>
          </w:rPr>
          <w:t>”</w:t>
        </w:r>
      </w:ins>
      <w:ins w:id="9" w:author="Vin Hoey" w:date="2026-05-17T10:31:00Z" w16du:dateUtc="2026-05-17T15:31:00Z">
        <w:r w:rsidR="00D61B7A">
          <w:rPr>
            <w:rFonts w:ascii="Arial" w:hAnsi="Arial" w:cs="Arial"/>
            <w:sz w:val="22"/>
            <w:szCs w:val="22"/>
          </w:rPr>
          <w:t xml:space="preserve"> to reduce sentence size) </w:t>
        </w:r>
      </w:ins>
    </w:p>
    <w:p w14:paraId="5543FB72" w14:textId="77777777" w:rsidR="00E62B5E" w:rsidRDefault="00E62B5E" w:rsidP="003B1C7D">
      <w:pPr>
        <w:rPr>
          <w:ins w:id="10" w:author="Vin Hoey" w:date="2026-05-17T10:34:00Z" w16du:dateUtc="2026-05-17T15:34:00Z"/>
          <w:rFonts w:ascii="Arial" w:hAnsi="Arial" w:cs="Arial"/>
          <w:sz w:val="22"/>
          <w:szCs w:val="22"/>
        </w:rPr>
      </w:pPr>
    </w:p>
    <w:p w14:paraId="546CEFCF" w14:textId="356721CF" w:rsidR="00E62B5E" w:rsidRDefault="00E62B5E" w:rsidP="003B1C7D">
      <w:pPr>
        <w:rPr>
          <w:ins w:id="11" w:author="Vin Hoey" w:date="2026-05-17T10:35:00Z" w16du:dateUtc="2026-05-17T15:35:00Z"/>
          <w:rFonts w:ascii="Arial" w:hAnsi="Arial" w:cs="Arial"/>
          <w:sz w:val="22"/>
          <w:szCs w:val="22"/>
        </w:rPr>
      </w:pPr>
      <w:ins w:id="12" w:author="Vin Hoey" w:date="2026-05-17T10:34:00Z" w16du:dateUtc="2026-05-17T15:34:00Z">
        <w:r>
          <w:rPr>
            <w:rFonts w:ascii="Arial" w:hAnsi="Arial" w:cs="Arial"/>
            <w:sz w:val="22"/>
            <w:szCs w:val="22"/>
          </w:rPr>
          <w:t>Paragraph #</w:t>
        </w:r>
        <w:r>
          <w:rPr>
            <w:rFonts w:ascii="Arial" w:hAnsi="Arial" w:cs="Arial"/>
            <w:sz w:val="22"/>
            <w:szCs w:val="22"/>
          </w:rPr>
          <w:t>2</w:t>
        </w:r>
        <w:r>
          <w:rPr>
            <w:rFonts w:ascii="Arial" w:hAnsi="Arial" w:cs="Arial"/>
            <w:sz w:val="22"/>
            <w:szCs w:val="22"/>
          </w:rPr>
          <w:t xml:space="preserve"> -- </w:t>
        </w:r>
      </w:ins>
      <w:r w:rsidRPr="00E62B5E">
        <w:rPr>
          <w:rFonts w:ascii="Arial" w:hAnsi="Arial" w:cs="Arial"/>
          <w:sz w:val="22"/>
          <w:szCs w:val="22"/>
        </w:rPr>
        <w:t>In 2024, as an immigrant, Eric pursued his humanitarian mission</w:t>
      </w:r>
      <w:r>
        <w:rPr>
          <w:rFonts w:ascii="Arial" w:hAnsi="Arial" w:cs="Arial"/>
          <w:sz w:val="22"/>
          <w:szCs w:val="22"/>
        </w:rPr>
        <w:t>…</w:t>
      </w:r>
    </w:p>
    <w:p w14:paraId="0A922176" w14:textId="293FCC0A" w:rsidR="00A907A7" w:rsidRDefault="00A907A7" w:rsidP="003B1C7D">
      <w:pPr>
        <w:rPr>
          <w:ins w:id="13" w:author="Vin Hoey" w:date="2026-05-17T10:45:00Z" w16du:dateUtc="2026-05-17T15:45:00Z"/>
          <w:rFonts w:ascii="Arial" w:hAnsi="Arial" w:cs="Arial"/>
          <w:sz w:val="22"/>
          <w:szCs w:val="22"/>
        </w:rPr>
      </w:pPr>
      <w:ins w:id="14" w:author="Vin Hoey" w:date="2026-05-17T10:35:00Z" w16du:dateUtc="2026-05-17T15:35:00Z">
        <w:r>
          <w:rPr>
            <w:rFonts w:ascii="Arial" w:hAnsi="Arial" w:cs="Arial"/>
            <w:sz w:val="22"/>
            <w:szCs w:val="22"/>
          </w:rPr>
          <w:t>(Did you enter the U.S. as an immigrant</w:t>
        </w:r>
      </w:ins>
      <w:ins w:id="15" w:author="Vin Hoey" w:date="2026-05-17T10:38:00Z" w16du:dateUtc="2026-05-17T15:38:00Z">
        <w:r>
          <w:rPr>
            <w:rFonts w:ascii="Arial" w:hAnsi="Arial" w:cs="Arial"/>
            <w:sz w:val="22"/>
            <w:szCs w:val="22"/>
          </w:rPr>
          <w:t xml:space="preserve"> on a DRC passport, or as a refugee? I re</w:t>
        </w:r>
      </w:ins>
      <w:ins w:id="16" w:author="Vin Hoey" w:date="2026-05-17T10:39:00Z" w16du:dateUtc="2026-05-17T15:39:00Z">
        <w:r>
          <w:rPr>
            <w:rFonts w:ascii="Arial" w:hAnsi="Arial" w:cs="Arial"/>
            <w:sz w:val="22"/>
            <w:szCs w:val="22"/>
          </w:rPr>
          <w:t xml:space="preserve">call that you were a refugee in Rwanda. I suggest you use refugee or immigrant here, based on what status </w:t>
        </w:r>
      </w:ins>
      <w:ins w:id="17" w:author="Vin Hoey" w:date="2026-05-17T12:31:00Z" w16du:dateUtc="2026-05-17T17:31:00Z">
        <w:r w:rsidR="00E376A2">
          <w:rPr>
            <w:rFonts w:ascii="Arial" w:hAnsi="Arial" w:cs="Arial"/>
            <w:sz w:val="22"/>
            <w:szCs w:val="22"/>
          </w:rPr>
          <w:t xml:space="preserve">you claimed upon </w:t>
        </w:r>
      </w:ins>
      <w:ins w:id="18" w:author="Vin Hoey" w:date="2026-05-17T12:32:00Z" w16du:dateUtc="2026-05-17T17:32:00Z">
        <w:r w:rsidR="00000761">
          <w:rPr>
            <w:rFonts w:ascii="Arial" w:hAnsi="Arial" w:cs="Arial"/>
            <w:sz w:val="22"/>
            <w:szCs w:val="22"/>
          </w:rPr>
          <w:t xml:space="preserve">U.S. </w:t>
        </w:r>
      </w:ins>
      <w:ins w:id="19" w:author="Vin Hoey" w:date="2026-05-17T12:31:00Z" w16du:dateUtc="2026-05-17T17:31:00Z">
        <w:r w:rsidR="00E376A2">
          <w:rPr>
            <w:rFonts w:ascii="Arial" w:hAnsi="Arial" w:cs="Arial"/>
            <w:sz w:val="22"/>
            <w:szCs w:val="22"/>
          </w:rPr>
          <w:t>arrival</w:t>
        </w:r>
        <w:r w:rsidR="00000761">
          <w:rPr>
            <w:rFonts w:ascii="Arial" w:hAnsi="Arial" w:cs="Arial"/>
            <w:sz w:val="22"/>
            <w:szCs w:val="22"/>
          </w:rPr>
          <w:t>.</w:t>
        </w:r>
      </w:ins>
      <w:ins w:id="20" w:author="Vin Hoey" w:date="2026-05-17T10:39:00Z" w16du:dateUtc="2026-05-17T15:39:00Z">
        <w:r>
          <w:rPr>
            <w:rFonts w:ascii="Arial" w:hAnsi="Arial" w:cs="Arial"/>
            <w:sz w:val="22"/>
            <w:szCs w:val="22"/>
          </w:rPr>
          <w:t>)</w:t>
        </w:r>
      </w:ins>
    </w:p>
    <w:p w14:paraId="38B5E183" w14:textId="77777777" w:rsidR="00DB6454" w:rsidRDefault="00DB6454" w:rsidP="003B1C7D">
      <w:pPr>
        <w:rPr>
          <w:ins w:id="21" w:author="Vin Hoey" w:date="2026-05-17T10:45:00Z" w16du:dateUtc="2026-05-17T15:45:00Z"/>
          <w:rFonts w:ascii="Arial" w:hAnsi="Arial" w:cs="Arial"/>
          <w:sz w:val="22"/>
          <w:szCs w:val="22"/>
        </w:rPr>
      </w:pPr>
    </w:p>
    <w:p w14:paraId="3A0A8764" w14:textId="5914F2A1" w:rsidR="00DB6454" w:rsidRDefault="00DB6454" w:rsidP="003B1C7D">
      <w:pPr>
        <w:rPr>
          <w:ins w:id="22" w:author="Vin Hoey" w:date="2026-05-17T10:49:00Z" w16du:dateUtc="2026-05-17T15:49:00Z"/>
          <w:rFonts w:ascii="Arial" w:hAnsi="Arial" w:cs="Arial"/>
          <w:sz w:val="22"/>
          <w:szCs w:val="22"/>
        </w:rPr>
      </w:pPr>
      <w:ins w:id="23" w:author="Vin Hoey" w:date="2026-05-17T10:45:00Z" w16du:dateUtc="2026-05-17T15:45:00Z">
        <w:r>
          <w:rPr>
            <w:rFonts w:ascii="Arial" w:hAnsi="Arial" w:cs="Arial"/>
            <w:sz w:val="22"/>
            <w:szCs w:val="22"/>
          </w:rPr>
          <w:t xml:space="preserve">Paragraph #8 -- </w:t>
        </w:r>
      </w:ins>
      <w:del w:id="24" w:author="Vin Hoey" w:date="2026-05-17T10:47:00Z" w16du:dateUtc="2026-05-17T15:47:00Z">
        <w:r w:rsidRPr="00DB6454" w:rsidDel="00DB6454">
          <w:rPr>
            <w:rFonts w:ascii="Arial" w:hAnsi="Arial" w:cs="Arial"/>
            <w:sz w:val="22"/>
            <w:szCs w:val="22"/>
          </w:rPr>
          <w:delText xml:space="preserve">As an immigrant, </w:delText>
        </w:r>
      </w:del>
      <w:ins w:id="25" w:author="Vin Hoey" w:date="2026-05-17T10:47:00Z" w16du:dateUtc="2026-05-17T15:47:00Z">
        <w:r>
          <w:rPr>
            <w:rFonts w:ascii="Arial" w:hAnsi="Arial" w:cs="Arial"/>
            <w:sz w:val="22"/>
            <w:szCs w:val="22"/>
          </w:rPr>
          <w:t>I</w:t>
        </w:r>
      </w:ins>
      <w:r w:rsidRPr="00DB6454">
        <w:rPr>
          <w:rFonts w:ascii="Arial" w:hAnsi="Arial" w:cs="Arial"/>
          <w:sz w:val="22"/>
          <w:szCs w:val="22"/>
        </w:rPr>
        <w:t>in 2024, Eric pursued his humanitarian mission by establishing the nonprofit Engineers4Humanity in the U.S. to guide and support its social enterprise in Rwanda.</w:t>
      </w:r>
      <w:ins w:id="26" w:author="Vin Hoey" w:date="2026-05-17T10:46:00Z" w16du:dateUtc="2026-05-17T15:46:00Z">
        <w:r>
          <w:rPr>
            <w:rFonts w:ascii="Arial" w:hAnsi="Arial" w:cs="Arial"/>
            <w:sz w:val="22"/>
            <w:szCs w:val="22"/>
          </w:rPr>
          <w:t xml:space="preserve"> (This gets confusing, because throughout the website we refe</w:t>
        </w:r>
      </w:ins>
      <w:ins w:id="27" w:author="Vin Hoey" w:date="2026-05-17T10:47:00Z" w16du:dateUtc="2026-05-17T15:47:00Z">
        <w:r>
          <w:rPr>
            <w:rFonts w:ascii="Arial" w:hAnsi="Arial" w:cs="Arial"/>
            <w:sz w:val="22"/>
            <w:szCs w:val="22"/>
          </w:rPr>
          <w:t>r</w:t>
        </w:r>
      </w:ins>
      <w:ins w:id="28" w:author="Vin Hoey" w:date="2026-05-17T10:46:00Z" w16du:dateUtc="2026-05-17T15:46:00Z">
        <w:r>
          <w:rPr>
            <w:rFonts w:ascii="Arial" w:hAnsi="Arial" w:cs="Arial"/>
            <w:sz w:val="22"/>
            <w:szCs w:val="22"/>
          </w:rPr>
          <w:t xml:space="preserve"> to you as a refugee</w:t>
        </w:r>
      </w:ins>
      <w:ins w:id="29" w:author="Vin Hoey" w:date="2026-05-17T10:47:00Z" w16du:dateUtc="2026-05-17T15:47:00Z">
        <w:r>
          <w:rPr>
            <w:rFonts w:ascii="Arial" w:hAnsi="Arial" w:cs="Arial"/>
            <w:sz w:val="22"/>
            <w:szCs w:val="22"/>
          </w:rPr>
          <w:t>. Since you were in the U.S. then, it might be less confusing to delete the immigrant status</w:t>
        </w:r>
      </w:ins>
      <w:ins w:id="30" w:author="Vin Hoey" w:date="2026-05-17T10:48:00Z" w16du:dateUtc="2026-05-17T15:48:00Z">
        <w:r w:rsidR="00717557">
          <w:rPr>
            <w:rFonts w:ascii="Arial" w:hAnsi="Arial" w:cs="Arial"/>
            <w:sz w:val="22"/>
            <w:szCs w:val="22"/>
          </w:rPr>
          <w:t>, as shown here</w:t>
        </w:r>
        <w:r>
          <w:rPr>
            <w:rFonts w:ascii="Arial" w:hAnsi="Arial" w:cs="Arial"/>
            <w:sz w:val="22"/>
            <w:szCs w:val="22"/>
          </w:rPr>
          <w:t>.)</w:t>
        </w:r>
      </w:ins>
      <w:ins w:id="31" w:author="Vin Hoey" w:date="2026-05-17T10:47:00Z" w16du:dateUtc="2026-05-17T15:47:00Z">
        <w:r>
          <w:rPr>
            <w:rFonts w:ascii="Arial" w:hAnsi="Arial" w:cs="Arial"/>
            <w:sz w:val="22"/>
            <w:szCs w:val="22"/>
          </w:rPr>
          <w:t xml:space="preserve"> </w:t>
        </w:r>
      </w:ins>
    </w:p>
    <w:p w14:paraId="04D491DB" w14:textId="77777777" w:rsidR="00B472FC" w:rsidRDefault="00B472FC" w:rsidP="003B1C7D">
      <w:pPr>
        <w:rPr>
          <w:ins w:id="32" w:author="Vin Hoey" w:date="2026-05-17T10:49:00Z" w16du:dateUtc="2026-05-17T15:49:00Z"/>
          <w:rFonts w:ascii="Arial" w:hAnsi="Arial" w:cs="Arial"/>
          <w:sz w:val="22"/>
          <w:szCs w:val="22"/>
        </w:rPr>
      </w:pPr>
    </w:p>
    <w:p w14:paraId="564F0CA6" w14:textId="77777777" w:rsidR="006E2E12" w:rsidRDefault="00B472FC" w:rsidP="003B1C7D">
      <w:pPr>
        <w:rPr>
          <w:ins w:id="33" w:author="Vin Hoey" w:date="2026-05-17T10:52:00Z" w16du:dateUtc="2026-05-17T15:52:00Z"/>
          <w:rFonts w:ascii="Arial" w:hAnsi="Arial" w:cs="Arial"/>
          <w:b/>
          <w:bCs/>
          <w:sz w:val="22"/>
          <w:szCs w:val="22"/>
        </w:rPr>
      </w:pPr>
      <w:ins w:id="34" w:author="Vin Hoey" w:date="2026-05-17T10:49:00Z" w16du:dateUtc="2026-05-17T15:49:00Z">
        <w:r>
          <w:rPr>
            <w:rFonts w:ascii="Arial" w:hAnsi="Arial" w:cs="Arial"/>
            <w:sz w:val="22"/>
            <w:szCs w:val="22"/>
          </w:rPr>
          <w:t>Paragraph #</w:t>
        </w:r>
      </w:ins>
      <w:ins w:id="35" w:author="Vin Hoey" w:date="2026-05-17T10:50:00Z" w16du:dateUtc="2026-05-17T15:50:00Z">
        <w:r>
          <w:rPr>
            <w:rFonts w:ascii="Arial" w:hAnsi="Arial" w:cs="Arial"/>
            <w:sz w:val="22"/>
            <w:szCs w:val="22"/>
          </w:rPr>
          <w:t xml:space="preserve">9 -- </w:t>
        </w:r>
      </w:ins>
      <w:r w:rsidRPr="00B472FC">
        <w:rPr>
          <w:rFonts w:ascii="Arial" w:hAnsi="Arial" w:cs="Arial"/>
          <w:b/>
          <w:bCs/>
          <w:sz w:val="22"/>
          <w:szCs w:val="22"/>
        </w:rPr>
        <w:t>For more about our story, check out our founder's book, </w:t>
      </w:r>
      <w:r w:rsidRPr="00B472FC">
        <w:rPr>
          <w:rFonts w:ascii="Arial" w:hAnsi="Arial" w:cs="Arial"/>
          <w:b/>
          <w:bCs/>
          <w:i/>
          <w:iCs/>
          <w:sz w:val="22"/>
          <w:szCs w:val="22"/>
        </w:rPr>
        <w:t>Breaking Boundaries</w:t>
      </w:r>
      <w:r w:rsidRPr="00B472FC">
        <w:rPr>
          <w:rFonts w:ascii="Arial" w:hAnsi="Arial" w:cs="Arial"/>
          <w:b/>
          <w:bCs/>
          <w:sz w:val="22"/>
          <w:szCs w:val="22"/>
        </w:rPr>
        <w:t>, and Hope School Alum</w:t>
      </w:r>
      <w:del w:id="36" w:author="Vin Hoey" w:date="2026-05-17T10:50:00Z" w16du:dateUtc="2026-05-17T15:50:00Z">
        <w:r w:rsidRPr="00B472FC" w:rsidDel="00B472FC">
          <w:rPr>
            <w:rFonts w:ascii="Arial" w:hAnsi="Arial" w:cs="Arial"/>
            <w:b/>
            <w:bCs/>
            <w:sz w:val="22"/>
            <w:szCs w:val="22"/>
          </w:rPr>
          <w:delText>nae</w:delText>
        </w:r>
      </w:del>
      <w:r w:rsidRPr="00B472FC">
        <w:rPr>
          <w:rFonts w:ascii="Arial" w:hAnsi="Arial" w:cs="Arial"/>
          <w:b/>
          <w:bCs/>
          <w:sz w:val="22"/>
          <w:szCs w:val="22"/>
        </w:rPr>
        <w:t>'s Testimony at the link below.</w:t>
      </w:r>
      <w:ins w:id="37" w:author="Vin Hoey" w:date="2026-05-17T10:50:00Z" w16du:dateUtc="2026-05-17T15:50:00Z">
        <w:r>
          <w:rPr>
            <w:rFonts w:ascii="Arial" w:hAnsi="Arial" w:cs="Arial"/>
            <w:b/>
            <w:bCs/>
            <w:sz w:val="22"/>
            <w:szCs w:val="22"/>
          </w:rPr>
          <w:t xml:space="preserve"> (</w:t>
        </w:r>
        <w:proofErr w:type="gramStart"/>
        <w:r>
          <w:rPr>
            <w:rFonts w:ascii="Arial" w:hAnsi="Arial" w:cs="Arial"/>
            <w:b/>
            <w:bCs/>
            <w:sz w:val="22"/>
            <w:szCs w:val="22"/>
          </w:rPr>
          <w:t>there</w:t>
        </w:r>
        <w:proofErr w:type="gramEnd"/>
        <w:r>
          <w:rPr>
            <w:rFonts w:ascii="Arial" w:hAnsi="Arial" w:cs="Arial"/>
            <w:b/>
            <w:bCs/>
            <w:sz w:val="22"/>
            <w:szCs w:val="22"/>
          </w:rPr>
          <w:t xml:space="preserve"> is no link below </w:t>
        </w:r>
      </w:ins>
      <w:ins w:id="38" w:author="Vin Hoey" w:date="2026-05-17T10:51:00Z" w16du:dateUtc="2026-05-17T15:51:00Z">
        <w:r>
          <w:rPr>
            <w:rFonts w:ascii="Arial" w:hAnsi="Arial" w:cs="Arial"/>
            <w:b/>
            <w:bCs/>
            <w:sz w:val="22"/>
            <w:szCs w:val="22"/>
          </w:rPr>
          <w:t>–</w:t>
        </w:r>
      </w:ins>
      <w:ins w:id="39" w:author="Vin Hoey" w:date="2026-05-17T10:50:00Z" w16du:dateUtc="2026-05-17T15:50:00Z">
        <w:r>
          <w:rPr>
            <w:rFonts w:ascii="Arial" w:hAnsi="Arial" w:cs="Arial"/>
            <w:b/>
            <w:bCs/>
            <w:sz w:val="22"/>
            <w:szCs w:val="22"/>
          </w:rPr>
          <w:t xml:space="preserve"> nee</w:t>
        </w:r>
      </w:ins>
      <w:ins w:id="40" w:author="Vin Hoey" w:date="2026-05-17T10:51:00Z" w16du:dateUtc="2026-05-17T15:51:00Z">
        <w:r>
          <w:rPr>
            <w:rFonts w:ascii="Arial" w:hAnsi="Arial" w:cs="Arial"/>
            <w:b/>
            <w:bCs/>
            <w:sz w:val="22"/>
            <w:szCs w:val="22"/>
          </w:rPr>
          <w:t>d to add</w:t>
        </w:r>
        <w:proofErr w:type="gramStart"/>
        <w:r w:rsidR="00D8458E">
          <w:rPr>
            <w:rFonts w:ascii="Arial" w:hAnsi="Arial" w:cs="Arial"/>
            <w:b/>
            <w:bCs/>
            <w:sz w:val="22"/>
            <w:szCs w:val="22"/>
          </w:rPr>
          <w:t>. )</w:t>
        </w:r>
      </w:ins>
      <w:proofErr w:type="gramEnd"/>
    </w:p>
    <w:p w14:paraId="7B6B9B0E" w14:textId="77777777" w:rsidR="006E2E12" w:rsidRDefault="006E2E12" w:rsidP="003B1C7D">
      <w:pPr>
        <w:rPr>
          <w:ins w:id="41" w:author="Vin Hoey" w:date="2026-05-17T10:52:00Z" w16du:dateUtc="2026-05-17T15:52:00Z"/>
          <w:rFonts w:ascii="Arial" w:hAnsi="Arial" w:cs="Arial"/>
          <w:b/>
          <w:bCs/>
          <w:sz w:val="22"/>
          <w:szCs w:val="22"/>
        </w:rPr>
      </w:pPr>
    </w:p>
    <w:p w14:paraId="65FF3A93" w14:textId="77777777" w:rsidR="000A306B" w:rsidRDefault="006E2E12" w:rsidP="003B1C7D">
      <w:pPr>
        <w:rPr>
          <w:ins w:id="42" w:author="Vin Hoey" w:date="2026-05-17T10:55:00Z" w16du:dateUtc="2026-05-17T15:55:00Z"/>
          <w:rFonts w:ascii="Arial" w:hAnsi="Arial" w:cs="Arial"/>
          <w:b/>
          <w:bCs/>
          <w:sz w:val="22"/>
          <w:szCs w:val="22"/>
        </w:rPr>
      </w:pPr>
      <w:ins w:id="43" w:author="Vin Hoey" w:date="2026-05-17T10:54:00Z" w16du:dateUtc="2026-05-17T15:54:00Z">
        <w:r>
          <w:rPr>
            <w:rFonts w:ascii="Arial" w:hAnsi="Arial" w:cs="Arial"/>
            <w:b/>
            <w:bCs/>
            <w:sz w:val="22"/>
            <w:szCs w:val="22"/>
          </w:rPr>
          <w:t>Adding the Vision and r</w:t>
        </w:r>
      </w:ins>
      <w:ins w:id="44" w:author="Vin Hoey" w:date="2026-05-17T10:52:00Z" w16du:dateUtc="2026-05-17T15:52:00Z">
        <w:r>
          <w:rPr>
            <w:rFonts w:ascii="Arial" w:hAnsi="Arial" w:cs="Arial"/>
            <w:b/>
            <w:bCs/>
            <w:sz w:val="22"/>
            <w:szCs w:val="22"/>
          </w:rPr>
          <w:t>epeating the</w:t>
        </w:r>
      </w:ins>
      <w:ins w:id="45" w:author="Vin Hoey" w:date="2026-05-17T10:54:00Z" w16du:dateUtc="2026-05-17T15:54:00Z">
        <w:r>
          <w:rPr>
            <w:rFonts w:ascii="Arial" w:hAnsi="Arial" w:cs="Arial"/>
            <w:b/>
            <w:bCs/>
            <w:sz w:val="22"/>
            <w:szCs w:val="22"/>
          </w:rPr>
          <w:t xml:space="preserve"> Mission makes sense here, because of the Values added below.)</w:t>
        </w:r>
      </w:ins>
    </w:p>
    <w:p w14:paraId="4CBFAFB3" w14:textId="77777777" w:rsidR="000A306B" w:rsidRPr="000A306B" w:rsidRDefault="000A306B" w:rsidP="000A306B">
      <w:pPr>
        <w:rPr>
          <w:rFonts w:ascii="Arial" w:hAnsi="Arial" w:cs="Arial"/>
          <w:sz w:val="22"/>
          <w:szCs w:val="22"/>
          <w:rPrChange w:id="46" w:author="Vin Hoey" w:date="2026-05-17T10:55:00Z" w16du:dateUtc="2026-05-17T15:55:00Z">
            <w:rPr>
              <w:rFonts w:ascii="Arial" w:hAnsi="Arial" w:cs="Arial"/>
              <w:b/>
              <w:bCs/>
              <w:sz w:val="22"/>
              <w:szCs w:val="22"/>
            </w:rPr>
          </w:rPrChange>
        </w:rPr>
      </w:pPr>
      <w:r w:rsidRPr="000A306B">
        <w:rPr>
          <w:rFonts w:ascii="Arial" w:hAnsi="Arial" w:cs="Arial"/>
          <w:sz w:val="22"/>
          <w:szCs w:val="22"/>
          <w:rPrChange w:id="47" w:author="Vin Hoey" w:date="2026-05-17T10:55:00Z" w16du:dateUtc="2026-05-17T15:55:00Z">
            <w:rPr>
              <w:rFonts w:ascii="Arial" w:hAnsi="Arial" w:cs="Arial"/>
              <w:b/>
              <w:bCs/>
              <w:sz w:val="22"/>
              <w:szCs w:val="22"/>
            </w:rPr>
          </w:rPrChange>
        </w:rPr>
        <w:t>To build a dignified life for refugees and underserved communities in Rwanda, and promote country development by:</w:t>
      </w:r>
    </w:p>
    <w:p w14:paraId="70C45512" w14:textId="77777777" w:rsidR="000A306B" w:rsidRPr="000A306B" w:rsidRDefault="000A306B" w:rsidP="000A306B">
      <w:pPr>
        <w:numPr>
          <w:ilvl w:val="0"/>
          <w:numId w:val="1"/>
        </w:numPr>
        <w:rPr>
          <w:rFonts w:ascii="Arial" w:hAnsi="Arial" w:cs="Arial"/>
          <w:sz w:val="22"/>
          <w:szCs w:val="22"/>
          <w:rPrChange w:id="48" w:author="Vin Hoey" w:date="2026-05-17T10:55:00Z" w16du:dateUtc="2026-05-17T15:55:00Z">
            <w:rPr>
              <w:rFonts w:ascii="Arial" w:hAnsi="Arial" w:cs="Arial"/>
              <w:b/>
              <w:bCs/>
              <w:sz w:val="22"/>
              <w:szCs w:val="22"/>
            </w:rPr>
          </w:rPrChange>
        </w:rPr>
      </w:pPr>
      <w:r w:rsidRPr="000A306B">
        <w:rPr>
          <w:rFonts w:ascii="Arial" w:hAnsi="Arial" w:cs="Arial"/>
          <w:sz w:val="22"/>
          <w:szCs w:val="22"/>
          <w:rPrChange w:id="49" w:author="Vin Hoey" w:date="2026-05-17T10:55:00Z" w16du:dateUtc="2026-05-17T15:55:00Z">
            <w:rPr>
              <w:rFonts w:ascii="Arial" w:hAnsi="Arial" w:cs="Arial"/>
              <w:b/>
              <w:bCs/>
              <w:sz w:val="22"/>
              <w:szCs w:val="22"/>
            </w:rPr>
          </w:rPrChange>
        </w:rPr>
        <w:t>Enhancing education &amp; vocational skills development;</w:t>
      </w:r>
    </w:p>
    <w:p w14:paraId="370074B9" w14:textId="77777777" w:rsidR="000A306B" w:rsidRPr="000A306B" w:rsidRDefault="000A306B" w:rsidP="000A306B">
      <w:pPr>
        <w:numPr>
          <w:ilvl w:val="0"/>
          <w:numId w:val="1"/>
        </w:numPr>
        <w:rPr>
          <w:rFonts w:ascii="Arial" w:hAnsi="Arial" w:cs="Arial"/>
          <w:sz w:val="22"/>
          <w:szCs w:val="22"/>
          <w:rPrChange w:id="50" w:author="Vin Hoey" w:date="2026-05-17T10:55:00Z" w16du:dateUtc="2026-05-17T15:55:00Z">
            <w:rPr>
              <w:rFonts w:ascii="Arial" w:hAnsi="Arial" w:cs="Arial"/>
              <w:b/>
              <w:bCs/>
              <w:sz w:val="22"/>
              <w:szCs w:val="22"/>
            </w:rPr>
          </w:rPrChange>
        </w:rPr>
      </w:pPr>
      <w:r w:rsidRPr="000A306B">
        <w:rPr>
          <w:rFonts w:ascii="Arial" w:hAnsi="Arial" w:cs="Arial"/>
          <w:sz w:val="22"/>
          <w:szCs w:val="22"/>
          <w:rPrChange w:id="51" w:author="Vin Hoey" w:date="2026-05-17T10:55:00Z" w16du:dateUtc="2026-05-17T15:55:00Z">
            <w:rPr>
              <w:rFonts w:ascii="Arial" w:hAnsi="Arial" w:cs="Arial"/>
              <w:b/>
              <w:bCs/>
              <w:sz w:val="22"/>
              <w:szCs w:val="22"/>
            </w:rPr>
          </w:rPrChange>
        </w:rPr>
        <w:t>Fostering self-reliance through job creation and entrepreneurship;</w:t>
      </w:r>
    </w:p>
    <w:p w14:paraId="278AA750" w14:textId="77777777" w:rsidR="000A306B" w:rsidRPr="000A306B" w:rsidRDefault="000A306B" w:rsidP="000A306B">
      <w:pPr>
        <w:numPr>
          <w:ilvl w:val="0"/>
          <w:numId w:val="1"/>
        </w:numPr>
        <w:rPr>
          <w:rFonts w:ascii="Arial" w:hAnsi="Arial" w:cs="Arial"/>
          <w:sz w:val="22"/>
          <w:szCs w:val="22"/>
          <w:rPrChange w:id="52" w:author="Vin Hoey" w:date="2026-05-17T10:55:00Z" w16du:dateUtc="2026-05-17T15:55:00Z">
            <w:rPr>
              <w:rFonts w:ascii="Arial" w:hAnsi="Arial" w:cs="Arial"/>
              <w:b/>
              <w:bCs/>
              <w:sz w:val="22"/>
              <w:szCs w:val="22"/>
            </w:rPr>
          </w:rPrChange>
        </w:rPr>
      </w:pPr>
      <w:r w:rsidRPr="000A306B">
        <w:rPr>
          <w:rFonts w:ascii="Arial" w:hAnsi="Arial" w:cs="Arial"/>
          <w:sz w:val="22"/>
          <w:szCs w:val="22"/>
          <w:rPrChange w:id="53" w:author="Vin Hoey" w:date="2026-05-17T10:55:00Z" w16du:dateUtc="2026-05-17T15:55:00Z">
            <w:rPr>
              <w:rFonts w:ascii="Arial" w:hAnsi="Arial" w:cs="Arial"/>
              <w:b/>
              <w:bCs/>
              <w:sz w:val="22"/>
              <w:szCs w:val="22"/>
            </w:rPr>
          </w:rPrChange>
        </w:rPr>
        <w:t>Advancing engineering solutions for environmental protection, water, sanitation, and hygiene services; and</w:t>
      </w:r>
    </w:p>
    <w:p w14:paraId="1D46442D" w14:textId="77777777" w:rsidR="00523976" w:rsidRDefault="00523976" w:rsidP="00523976">
      <w:pPr>
        <w:numPr>
          <w:ilvl w:val="0"/>
          <w:numId w:val="1"/>
        </w:numPr>
        <w:rPr>
          <w:ins w:id="54" w:author="Vin Hoey" w:date="2026-05-17T12:33:00Z" w16du:dateUtc="2026-05-17T17:33:00Z"/>
          <w:rFonts w:ascii="Arial" w:hAnsi="Arial" w:cs="Arial"/>
          <w:sz w:val="22"/>
          <w:szCs w:val="22"/>
        </w:rPr>
      </w:pPr>
      <w:ins w:id="55" w:author="Vin Hoey" w:date="2026-05-17T12:33:00Z" w16du:dateUtc="2026-05-17T17:33:00Z">
        <w:r w:rsidRPr="00D257F5">
          <w:rPr>
            <w:rFonts w:ascii="Arial" w:hAnsi="Arial" w:cs="Arial"/>
            <w:sz w:val="22"/>
            <w:szCs w:val="22"/>
          </w:rPr>
          <w:t>Encouraging servant leadership and peacebuilding</w:t>
        </w:r>
        <w:r>
          <w:rPr>
            <w:rFonts w:ascii="Arial" w:hAnsi="Arial" w:cs="Arial"/>
            <w:sz w:val="22"/>
            <w:szCs w:val="22"/>
          </w:rPr>
          <w:t>.</w:t>
        </w:r>
      </w:ins>
    </w:p>
    <w:p w14:paraId="5425F36F" w14:textId="3E0E374D" w:rsidR="00D257F5" w:rsidRPr="00523976" w:rsidRDefault="000A306B" w:rsidP="00523976">
      <w:pPr>
        <w:rPr>
          <w:ins w:id="56" w:author="Vin Hoey" w:date="2026-05-17T11:01:00Z" w16du:dateUtc="2026-05-17T16:01:00Z"/>
          <w:rFonts w:ascii="Arial" w:hAnsi="Arial" w:cs="Arial"/>
          <w:sz w:val="22"/>
          <w:szCs w:val="22"/>
        </w:rPr>
      </w:pPr>
      <w:del w:id="57" w:author="Vin Hoey" w:date="2026-05-17T10:57:00Z" w16du:dateUtc="2026-05-17T15:57:00Z">
        <w:r w:rsidRPr="00523976" w:rsidDel="00D257F5">
          <w:rPr>
            <w:rFonts w:ascii="Arial" w:hAnsi="Arial" w:cs="Arial"/>
            <w:sz w:val="22"/>
            <w:szCs w:val="22"/>
            <w:rPrChange w:id="58" w:author="Vin Hoey" w:date="2026-05-17T12:33:00Z" w16du:dateUtc="2026-05-17T17:33:00Z">
              <w:rPr>
                <w:rFonts w:ascii="Arial" w:hAnsi="Arial" w:cs="Arial"/>
                <w:b/>
                <w:bCs/>
                <w:sz w:val="22"/>
                <w:szCs w:val="22"/>
              </w:rPr>
            </w:rPrChange>
          </w:rPr>
          <w:delText>Inspiring servant leadership and elevating youth and women's participation to drive sustainable peacebuilding initiatives in the region.</w:delText>
        </w:r>
      </w:del>
      <w:ins w:id="59" w:author="Vin Hoey" w:date="2026-05-17T10:57:00Z">
        <w:r w:rsidR="00D257F5" w:rsidRPr="00523976">
          <w:rPr>
            <w:rFonts w:ascii="Arial" w:hAnsi="Arial" w:cs="Arial"/>
            <w:sz w:val="22"/>
            <w:szCs w:val="22"/>
          </w:rPr>
          <w:br/>
        </w:r>
      </w:ins>
      <w:proofErr w:type="gramStart"/>
      <w:ins w:id="60" w:author="Vin Hoey" w:date="2026-05-17T10:57:00Z" w16du:dateUtc="2026-05-17T15:57:00Z">
        <w:r w:rsidR="00D257F5" w:rsidRPr="00523976">
          <w:rPr>
            <w:rFonts w:ascii="Arial" w:hAnsi="Arial" w:cs="Arial"/>
            <w:sz w:val="22"/>
            <w:szCs w:val="22"/>
          </w:rPr>
          <w:t>( I</w:t>
        </w:r>
        <w:proofErr w:type="gramEnd"/>
        <w:r w:rsidR="00D257F5" w:rsidRPr="00523976">
          <w:rPr>
            <w:rFonts w:ascii="Arial" w:hAnsi="Arial" w:cs="Arial"/>
            <w:sz w:val="22"/>
            <w:szCs w:val="22"/>
          </w:rPr>
          <w:t xml:space="preserve"> think we need to be consistent </w:t>
        </w:r>
      </w:ins>
      <w:ins w:id="61" w:author="Vin Hoey" w:date="2026-05-17T10:58:00Z" w16du:dateUtc="2026-05-17T15:58:00Z">
        <w:r w:rsidR="00D257F5" w:rsidRPr="00523976">
          <w:rPr>
            <w:rFonts w:ascii="Arial" w:hAnsi="Arial" w:cs="Arial"/>
            <w:sz w:val="22"/>
            <w:szCs w:val="22"/>
          </w:rPr>
          <w:t>on our Mission</w:t>
        </w:r>
      </w:ins>
      <w:ins w:id="62" w:author="Vin Hoey" w:date="2026-05-17T10:59:00Z" w16du:dateUtc="2026-05-17T15:59:00Z">
        <w:r w:rsidR="004E6291" w:rsidRPr="00523976">
          <w:rPr>
            <w:rFonts w:ascii="Arial" w:hAnsi="Arial" w:cs="Arial"/>
            <w:sz w:val="22"/>
            <w:szCs w:val="22"/>
          </w:rPr>
          <w:t xml:space="preserve"> that’s contained near the top of the Home Page</w:t>
        </w:r>
      </w:ins>
      <w:ins w:id="63" w:author="Vin Hoey" w:date="2026-05-17T10:58:00Z" w16du:dateUtc="2026-05-17T15:58:00Z">
        <w:r w:rsidR="00D257F5" w:rsidRPr="00523976">
          <w:rPr>
            <w:rFonts w:ascii="Arial" w:hAnsi="Arial" w:cs="Arial"/>
            <w:sz w:val="22"/>
            <w:szCs w:val="22"/>
          </w:rPr>
          <w:t>. I agree that adding women’s participation makes sense, but to do so, should probably be discussed at the board level and add</w:t>
        </w:r>
      </w:ins>
      <w:ins w:id="64" w:author="Vin Hoey" w:date="2026-05-17T10:59:00Z" w16du:dateUtc="2026-05-17T15:59:00Z">
        <w:r w:rsidR="00D257F5" w:rsidRPr="00523976">
          <w:rPr>
            <w:rFonts w:ascii="Arial" w:hAnsi="Arial" w:cs="Arial"/>
            <w:sz w:val="22"/>
            <w:szCs w:val="22"/>
          </w:rPr>
          <w:t>ed more comprehensively in the mission, instead of merely on the last point.</w:t>
        </w:r>
      </w:ins>
      <w:ins w:id="65" w:author="Vin Hoey" w:date="2026-05-17T12:33:00Z" w16du:dateUtc="2026-05-17T17:33:00Z">
        <w:r w:rsidR="00523976">
          <w:rPr>
            <w:rFonts w:ascii="Arial" w:hAnsi="Arial" w:cs="Arial"/>
            <w:sz w:val="22"/>
            <w:szCs w:val="22"/>
          </w:rPr>
          <w:t xml:space="preserve"> Let’s discuss.</w:t>
        </w:r>
      </w:ins>
      <w:ins w:id="66" w:author="Vin Hoey" w:date="2026-05-17T10:59:00Z" w16du:dateUtc="2026-05-17T15:59:00Z">
        <w:r w:rsidR="00D257F5" w:rsidRPr="00523976">
          <w:rPr>
            <w:rFonts w:ascii="Arial" w:hAnsi="Arial" w:cs="Arial"/>
            <w:sz w:val="22"/>
            <w:szCs w:val="22"/>
          </w:rPr>
          <w:t>)</w:t>
        </w:r>
      </w:ins>
    </w:p>
    <w:p w14:paraId="720B135D" w14:textId="1989A711" w:rsidR="0006161B" w:rsidRDefault="00C92A11" w:rsidP="00D257F5">
      <w:pPr>
        <w:rPr>
          <w:ins w:id="67" w:author="Vin Hoey" w:date="2026-05-17T11:02:00Z" w16du:dateUtc="2026-05-17T16:02:00Z"/>
          <w:rFonts w:ascii="Arial" w:hAnsi="Arial" w:cs="Arial"/>
          <w:b/>
          <w:bCs/>
          <w:sz w:val="22"/>
          <w:szCs w:val="22"/>
        </w:rPr>
      </w:pPr>
      <w:ins w:id="68" w:author="Vin Hoey" w:date="2026-05-17T11:01:00Z" w16du:dateUtc="2026-05-17T16:01:00Z">
        <w:r w:rsidRPr="00C92A11">
          <w:rPr>
            <w:rFonts w:ascii="Arial" w:hAnsi="Arial" w:cs="Arial"/>
            <w:b/>
            <w:bCs/>
            <w:sz w:val="22"/>
            <w:szCs w:val="22"/>
            <w:rPrChange w:id="69" w:author="Vin Hoey" w:date="2026-05-17T11:01:00Z" w16du:dateUtc="2026-05-17T16:01:00Z">
              <w:rPr>
                <w:rFonts w:ascii="Arial" w:hAnsi="Arial" w:cs="Arial"/>
                <w:sz w:val="22"/>
                <w:szCs w:val="22"/>
              </w:rPr>
            </w:rPrChange>
          </w:rPr>
          <w:t>(</w:t>
        </w:r>
        <w:r w:rsidR="0006161B" w:rsidRPr="00C92A11">
          <w:rPr>
            <w:rFonts w:ascii="Arial" w:hAnsi="Arial" w:cs="Arial"/>
            <w:b/>
            <w:bCs/>
            <w:sz w:val="22"/>
            <w:szCs w:val="22"/>
            <w:rPrChange w:id="70" w:author="Vin Hoey" w:date="2026-05-17T11:01:00Z" w16du:dateUtc="2026-05-17T16:01:00Z">
              <w:rPr>
                <w:rFonts w:ascii="Arial" w:hAnsi="Arial" w:cs="Arial"/>
                <w:sz w:val="22"/>
                <w:szCs w:val="22"/>
              </w:rPr>
            </w:rPrChange>
          </w:rPr>
          <w:t>I love the values and see them as a major addition to the vision and mission.</w:t>
        </w:r>
        <w:r w:rsidRPr="00C92A11">
          <w:rPr>
            <w:rFonts w:ascii="Arial" w:hAnsi="Arial" w:cs="Arial"/>
            <w:b/>
            <w:bCs/>
            <w:sz w:val="22"/>
            <w:szCs w:val="22"/>
            <w:rPrChange w:id="71" w:author="Vin Hoey" w:date="2026-05-17T11:01:00Z" w16du:dateUtc="2026-05-17T16:01:00Z">
              <w:rPr>
                <w:rFonts w:ascii="Arial" w:hAnsi="Arial" w:cs="Arial"/>
                <w:sz w:val="22"/>
                <w:szCs w:val="22"/>
              </w:rPr>
            </w:rPrChange>
          </w:rPr>
          <w:t>)</w:t>
        </w:r>
        <w:r w:rsidR="0006161B" w:rsidRPr="00C92A11">
          <w:rPr>
            <w:rFonts w:ascii="Arial" w:hAnsi="Arial" w:cs="Arial"/>
            <w:b/>
            <w:bCs/>
            <w:sz w:val="22"/>
            <w:szCs w:val="22"/>
            <w:rPrChange w:id="72" w:author="Vin Hoey" w:date="2026-05-17T11:01:00Z" w16du:dateUtc="2026-05-17T16:01:00Z">
              <w:rPr>
                <w:rFonts w:ascii="Arial" w:hAnsi="Arial" w:cs="Arial"/>
                <w:sz w:val="22"/>
                <w:szCs w:val="22"/>
              </w:rPr>
            </w:rPrChange>
          </w:rPr>
          <w:t xml:space="preserve"> </w:t>
        </w:r>
      </w:ins>
    </w:p>
    <w:p w14:paraId="1F035FFE" w14:textId="77777777" w:rsidR="00720BB0" w:rsidRDefault="00720BB0" w:rsidP="00D257F5">
      <w:pPr>
        <w:rPr>
          <w:ins w:id="73" w:author="Vin Hoey" w:date="2026-05-17T11:02:00Z" w16du:dateUtc="2026-05-17T16:02:00Z"/>
          <w:rFonts w:ascii="Arial" w:hAnsi="Arial" w:cs="Arial"/>
          <w:b/>
          <w:bCs/>
          <w:sz w:val="22"/>
          <w:szCs w:val="22"/>
        </w:rPr>
      </w:pPr>
    </w:p>
    <w:p w14:paraId="5DA5584A" w14:textId="3DECC399" w:rsidR="00720BB0" w:rsidRDefault="00720BB0" w:rsidP="00720BB0">
      <w:pPr>
        <w:rPr>
          <w:ins w:id="74" w:author="Vin Hoey" w:date="2026-05-17T11:03:00Z" w16du:dateUtc="2026-05-17T16:03:00Z"/>
          <w:rFonts w:ascii="Arial" w:hAnsi="Arial" w:cs="Arial"/>
          <w:b/>
          <w:bCs/>
        </w:rPr>
      </w:pPr>
      <w:r w:rsidRPr="00720BB0">
        <w:rPr>
          <w:rFonts w:ascii="Arial" w:hAnsi="Arial" w:cs="Arial"/>
          <w:b/>
          <w:bCs/>
        </w:rPr>
        <w:t>Our Story</w:t>
      </w:r>
    </w:p>
    <w:p w14:paraId="4CC1BEB8" w14:textId="77777777" w:rsidR="00720BB0" w:rsidRDefault="00720BB0" w:rsidP="00720BB0">
      <w:pPr>
        <w:rPr>
          <w:ins w:id="75" w:author="Vin Hoey" w:date="2026-05-17T11:03:00Z" w16du:dateUtc="2026-05-17T16:03:00Z"/>
          <w:rFonts w:ascii="Arial" w:hAnsi="Arial" w:cs="Arial"/>
          <w:b/>
          <w:bCs/>
        </w:rPr>
      </w:pPr>
    </w:p>
    <w:p w14:paraId="75A95803" w14:textId="77777777" w:rsidR="00720BB0" w:rsidRDefault="00720BB0" w:rsidP="00720BB0">
      <w:pPr>
        <w:rPr>
          <w:ins w:id="76" w:author="Vin Hoey" w:date="2026-05-17T11:04:00Z" w16du:dateUtc="2026-05-17T16:04:00Z"/>
          <w:rFonts w:ascii="Arial" w:hAnsi="Arial" w:cs="Arial"/>
          <w:b/>
          <w:bCs/>
        </w:rPr>
      </w:pPr>
      <w:r w:rsidRPr="00720BB0">
        <w:rPr>
          <w:rFonts w:ascii="Arial" w:hAnsi="Arial" w:cs="Arial"/>
          <w:b/>
          <w:bCs/>
        </w:rPr>
        <w:t>MEET OUR FOUNDER</w:t>
      </w:r>
    </w:p>
    <w:p w14:paraId="5B4DA4C2" w14:textId="77777777" w:rsidR="00A95E68" w:rsidRDefault="00A95E68" w:rsidP="00720BB0">
      <w:pPr>
        <w:rPr>
          <w:ins w:id="77" w:author="Vin Hoey" w:date="2026-05-17T11:04:00Z" w16du:dateUtc="2026-05-17T16:04:00Z"/>
          <w:rFonts w:ascii="Arial" w:hAnsi="Arial" w:cs="Arial"/>
          <w:b/>
          <w:bCs/>
        </w:rPr>
      </w:pPr>
    </w:p>
    <w:p w14:paraId="5BE78783" w14:textId="3CA989B5" w:rsidR="00A95E68" w:rsidRDefault="00A95E68" w:rsidP="00720BB0">
      <w:pPr>
        <w:rPr>
          <w:ins w:id="78" w:author="Vin Hoey" w:date="2026-05-17T11:18:00Z" w16du:dateUtc="2026-05-17T16:18:00Z"/>
          <w:rFonts w:ascii="Arial" w:hAnsi="Arial" w:cs="Arial"/>
          <w:sz w:val="22"/>
          <w:szCs w:val="22"/>
        </w:rPr>
      </w:pPr>
      <w:ins w:id="79" w:author="Vin Hoey" w:date="2026-05-17T11:04:00Z" w16du:dateUtc="2026-05-17T16:04:00Z">
        <w:r w:rsidRPr="00A95E68">
          <w:rPr>
            <w:rFonts w:ascii="Arial" w:hAnsi="Arial" w:cs="Arial"/>
            <w:sz w:val="22"/>
            <w:szCs w:val="22"/>
            <w:rPrChange w:id="80" w:author="Vin Hoey" w:date="2026-05-17T11:04:00Z" w16du:dateUtc="2026-05-17T16:04:00Z">
              <w:rPr>
                <w:rFonts w:ascii="Arial" w:hAnsi="Arial" w:cs="Arial"/>
                <w:b/>
                <w:bCs/>
              </w:rPr>
            </w:rPrChange>
          </w:rPr>
          <w:t xml:space="preserve">Paragraph #2 -- </w:t>
        </w:r>
      </w:ins>
      <w:r w:rsidRPr="00A95E68">
        <w:rPr>
          <w:rFonts w:ascii="Arial" w:hAnsi="Arial" w:cs="Arial"/>
          <w:sz w:val="22"/>
          <w:szCs w:val="22"/>
          <w:rPrChange w:id="81" w:author="Vin Hoey" w:date="2026-05-17T11:04:00Z" w16du:dateUtc="2026-05-17T16:04:00Z">
            <w:rPr>
              <w:rFonts w:ascii="Arial" w:hAnsi="Arial" w:cs="Arial"/>
              <w:b/>
              <w:bCs/>
            </w:rPr>
          </w:rPrChange>
        </w:rPr>
        <w:t xml:space="preserve">Growing up in the </w:t>
      </w:r>
      <w:proofErr w:type="spellStart"/>
      <w:r w:rsidRPr="00A95E68">
        <w:rPr>
          <w:rFonts w:ascii="Arial" w:hAnsi="Arial" w:cs="Arial"/>
          <w:sz w:val="22"/>
          <w:szCs w:val="22"/>
          <w:rPrChange w:id="82" w:author="Vin Hoey" w:date="2026-05-17T11:04:00Z" w16du:dateUtc="2026-05-17T16:04:00Z">
            <w:rPr>
              <w:rFonts w:ascii="Arial" w:hAnsi="Arial" w:cs="Arial"/>
              <w:b/>
              <w:bCs/>
            </w:rPr>
          </w:rPrChange>
        </w:rPr>
        <w:t>Gihembe</w:t>
      </w:r>
      <w:proofErr w:type="spellEnd"/>
      <w:r w:rsidRPr="00A95E68">
        <w:rPr>
          <w:rFonts w:ascii="Arial" w:hAnsi="Arial" w:cs="Arial"/>
          <w:sz w:val="22"/>
          <w:szCs w:val="22"/>
          <w:rPrChange w:id="83" w:author="Vin Hoey" w:date="2026-05-17T11:04:00Z" w16du:dateUtc="2026-05-17T16:04:00Z">
            <w:rPr>
              <w:rFonts w:ascii="Arial" w:hAnsi="Arial" w:cs="Arial"/>
              <w:b/>
              <w:bCs/>
            </w:rPr>
          </w:rPrChange>
        </w:rPr>
        <w:t xml:space="preserve"> Refugee Camp </w:t>
      </w:r>
      <w:ins w:id="84" w:author="Vin Hoey" w:date="2026-05-17T11:16:00Z" w16du:dateUtc="2026-05-17T16:16:00Z">
        <w:r w:rsidR="00E4631B">
          <w:rPr>
            <w:rFonts w:ascii="Arial" w:hAnsi="Arial" w:cs="Arial"/>
            <w:sz w:val="22"/>
            <w:szCs w:val="22"/>
          </w:rPr>
          <w:t xml:space="preserve">in Rwanda </w:t>
        </w:r>
      </w:ins>
      <w:r w:rsidRPr="00A95E68">
        <w:rPr>
          <w:rFonts w:ascii="Arial" w:hAnsi="Arial" w:cs="Arial"/>
          <w:sz w:val="22"/>
          <w:szCs w:val="22"/>
          <w:rPrChange w:id="85" w:author="Vin Hoey" w:date="2026-05-17T11:04:00Z" w16du:dateUtc="2026-05-17T16:04:00Z">
            <w:rPr>
              <w:rFonts w:ascii="Arial" w:hAnsi="Arial" w:cs="Arial"/>
              <w:b/>
              <w:bCs/>
            </w:rPr>
          </w:rPrChange>
        </w:rPr>
        <w:t>for 25 years, Eric</w:t>
      </w:r>
      <w:r>
        <w:rPr>
          <w:rFonts w:ascii="Arial" w:hAnsi="Arial" w:cs="Arial"/>
          <w:sz w:val="22"/>
          <w:szCs w:val="22"/>
        </w:rPr>
        <w:t>…</w:t>
      </w:r>
    </w:p>
    <w:p w14:paraId="42D6D414" w14:textId="77777777" w:rsidR="0034257E" w:rsidRDefault="0034257E" w:rsidP="00720BB0">
      <w:pPr>
        <w:rPr>
          <w:ins w:id="86" w:author="Vin Hoey" w:date="2026-05-17T11:18:00Z" w16du:dateUtc="2026-05-17T16:18:00Z"/>
          <w:rFonts w:ascii="Arial" w:hAnsi="Arial" w:cs="Arial"/>
          <w:sz w:val="22"/>
          <w:szCs w:val="22"/>
        </w:rPr>
      </w:pPr>
    </w:p>
    <w:p w14:paraId="7B659C57" w14:textId="5936FA22" w:rsidR="004F5911" w:rsidRDefault="0034257E" w:rsidP="004F5911">
      <w:pPr>
        <w:rPr>
          <w:ins w:id="87" w:author="Vin Hoey" w:date="2026-05-17T11:25:00Z" w16du:dateUtc="2026-05-17T16:25:00Z"/>
          <w:rFonts w:ascii="Arial" w:hAnsi="Arial" w:cs="Arial"/>
          <w:sz w:val="22"/>
          <w:szCs w:val="22"/>
        </w:rPr>
      </w:pPr>
      <w:ins w:id="88" w:author="Vin Hoey" w:date="2026-05-17T11:20:00Z" w16du:dateUtc="2026-05-17T16:20:00Z">
        <w:r>
          <w:rPr>
            <w:rFonts w:ascii="Arial" w:hAnsi="Arial" w:cs="Arial"/>
            <w:sz w:val="22"/>
            <w:szCs w:val="22"/>
          </w:rPr>
          <w:lastRenderedPageBreak/>
          <w:t xml:space="preserve">Paragraph #4 -- </w:t>
        </w:r>
      </w:ins>
      <w:ins w:id="89" w:author="Vin Hoey" w:date="2026-05-17T11:25:00Z" w16du:dateUtc="2026-05-17T16:25:00Z">
        <w:r w:rsidR="004F5911">
          <w:rPr>
            <w:rFonts w:ascii="Arial" w:hAnsi="Arial" w:cs="Arial"/>
            <w:sz w:val="22"/>
            <w:szCs w:val="22"/>
          </w:rPr>
          <w:t xml:space="preserve">(I think it could be helpful to insert </w:t>
        </w:r>
      </w:ins>
      <w:ins w:id="90" w:author="Vin Hoey" w:date="2026-05-17T12:34:00Z" w16du:dateUtc="2026-05-17T17:34:00Z">
        <w:r w:rsidR="005E29BA">
          <w:rPr>
            <w:rFonts w:ascii="Arial" w:hAnsi="Arial" w:cs="Arial"/>
            <w:sz w:val="22"/>
            <w:szCs w:val="22"/>
          </w:rPr>
          <w:t xml:space="preserve">below </w:t>
        </w:r>
      </w:ins>
      <w:ins w:id="91" w:author="Vin Hoey" w:date="2026-05-17T11:25:00Z" w16du:dateUtc="2026-05-17T16:25:00Z">
        <w:r w:rsidR="004F5911">
          <w:rPr>
            <w:rFonts w:ascii="Arial" w:hAnsi="Arial" w:cs="Arial"/>
            <w:sz w:val="22"/>
            <w:szCs w:val="22"/>
          </w:rPr>
          <w:t>this reference</w:t>
        </w:r>
        <w:r w:rsidR="004F5911">
          <w:rPr>
            <w:rFonts w:ascii="Arial" w:hAnsi="Arial" w:cs="Arial"/>
            <w:sz w:val="22"/>
            <w:szCs w:val="22"/>
          </w:rPr>
          <w:t xml:space="preserve"> to Pastor Warren</w:t>
        </w:r>
        <w:r w:rsidR="004F5911">
          <w:rPr>
            <w:rFonts w:ascii="Arial" w:hAnsi="Arial" w:cs="Arial"/>
            <w:sz w:val="22"/>
            <w:szCs w:val="22"/>
          </w:rPr>
          <w:t>, in addition to its listing in the box below</w:t>
        </w:r>
      </w:ins>
      <w:ins w:id="92" w:author="Vin Hoey" w:date="2026-05-17T12:34:00Z" w16du:dateUtc="2026-05-17T17:34:00Z">
        <w:r w:rsidR="005E29BA">
          <w:rPr>
            <w:rFonts w:ascii="Arial" w:hAnsi="Arial" w:cs="Arial"/>
            <w:sz w:val="22"/>
            <w:szCs w:val="22"/>
          </w:rPr>
          <w:t xml:space="preserve">. I also believe it’s important to </w:t>
        </w:r>
      </w:ins>
      <w:ins w:id="93" w:author="Vin Hoey" w:date="2026-05-17T11:33:00Z" w16du:dateUtc="2026-05-17T16:33:00Z">
        <w:r w:rsidR="0033754B">
          <w:rPr>
            <w:rFonts w:ascii="Arial" w:hAnsi="Arial" w:cs="Arial"/>
            <w:sz w:val="22"/>
            <w:szCs w:val="22"/>
          </w:rPr>
          <w:t xml:space="preserve">add your family’s </w:t>
        </w:r>
      </w:ins>
      <w:ins w:id="94" w:author="Vin Hoey" w:date="2026-05-17T12:34:00Z" w16du:dateUtc="2026-05-17T17:34:00Z">
        <w:r w:rsidR="005E29BA">
          <w:rPr>
            <w:rFonts w:ascii="Arial" w:hAnsi="Arial" w:cs="Arial"/>
            <w:sz w:val="22"/>
            <w:szCs w:val="22"/>
          </w:rPr>
          <w:t xml:space="preserve">current </w:t>
        </w:r>
      </w:ins>
      <w:ins w:id="95" w:author="Vin Hoey" w:date="2026-05-17T11:33:00Z" w16du:dateUtc="2026-05-17T16:33:00Z">
        <w:r w:rsidR="0033754B">
          <w:rPr>
            <w:rFonts w:ascii="Arial" w:hAnsi="Arial" w:cs="Arial"/>
            <w:sz w:val="22"/>
            <w:szCs w:val="22"/>
          </w:rPr>
          <w:t>immigration/citizenship status.</w:t>
        </w:r>
      </w:ins>
      <w:ins w:id="96" w:author="Vin Hoey" w:date="2026-05-17T11:25:00Z" w16du:dateUtc="2026-05-17T16:25:00Z">
        <w:r w:rsidR="004F5911">
          <w:rPr>
            <w:rFonts w:ascii="Arial" w:hAnsi="Arial" w:cs="Arial"/>
            <w:sz w:val="22"/>
            <w:szCs w:val="22"/>
          </w:rPr>
          <w:t>)</w:t>
        </w:r>
      </w:ins>
    </w:p>
    <w:p w14:paraId="042BA15B" w14:textId="77777777" w:rsidR="004F5911" w:rsidRDefault="004F5911" w:rsidP="004F5911">
      <w:pPr>
        <w:rPr>
          <w:ins w:id="97" w:author="Vin Hoey" w:date="2026-05-17T11:25:00Z" w16du:dateUtc="2026-05-17T16:25:00Z"/>
          <w:rFonts w:ascii="Arial" w:hAnsi="Arial" w:cs="Arial"/>
          <w:sz w:val="22"/>
          <w:szCs w:val="22"/>
        </w:rPr>
      </w:pPr>
    </w:p>
    <w:p w14:paraId="7150156D" w14:textId="31ABBF7B" w:rsidR="0034257E" w:rsidRDefault="0034257E" w:rsidP="00720BB0">
      <w:pPr>
        <w:rPr>
          <w:ins w:id="98" w:author="Vin Hoey" w:date="2026-05-17T11:48:00Z" w16du:dateUtc="2026-05-17T16:48:00Z"/>
          <w:rFonts w:ascii="Arial" w:hAnsi="Arial" w:cs="Arial"/>
          <w:sz w:val="22"/>
          <w:szCs w:val="22"/>
        </w:rPr>
      </w:pPr>
      <w:r w:rsidRPr="0034257E">
        <w:rPr>
          <w:rFonts w:ascii="Arial" w:hAnsi="Arial" w:cs="Arial"/>
          <w:sz w:val="22"/>
          <w:szCs w:val="22"/>
        </w:rPr>
        <w:t xml:space="preserve">Eric's calling was shaped not only by tragedy and resilience, but by a deep family devotion to faith. </w:t>
      </w:r>
      <w:ins w:id="99" w:author="Vin Hoey" w:date="2026-05-17T11:21:00Z" w16du:dateUtc="2026-05-17T16:21:00Z">
        <w:r w:rsidR="002E5E89">
          <w:rPr>
            <w:rFonts w:ascii="Arial" w:hAnsi="Arial" w:cs="Arial"/>
            <w:sz w:val="22"/>
            <w:szCs w:val="22"/>
          </w:rPr>
          <w:t xml:space="preserve">In 2007, Eric met </w:t>
        </w:r>
      </w:ins>
      <w:ins w:id="100" w:author="Vin Hoey" w:date="2026-05-17T11:23:00Z" w16du:dateUtc="2026-05-17T16:23:00Z">
        <w:r w:rsidR="003F3657">
          <w:rPr>
            <w:rFonts w:ascii="Arial" w:hAnsi="Arial" w:cs="Arial"/>
            <w:sz w:val="22"/>
            <w:szCs w:val="22"/>
          </w:rPr>
          <w:t>American</w:t>
        </w:r>
      </w:ins>
      <w:ins w:id="101" w:author="Vin Hoey" w:date="2026-05-17T11:21:00Z" w16du:dateUtc="2026-05-17T16:21:00Z">
        <w:r w:rsidR="002E5E89">
          <w:rPr>
            <w:rFonts w:ascii="Arial" w:hAnsi="Arial" w:cs="Arial"/>
            <w:sz w:val="22"/>
            <w:szCs w:val="22"/>
          </w:rPr>
          <w:t xml:space="preserve"> </w:t>
        </w:r>
        <w:r w:rsidR="002E5E89" w:rsidRPr="0034257E">
          <w:rPr>
            <w:rFonts w:ascii="Arial" w:hAnsi="Arial" w:cs="Arial"/>
            <w:sz w:val="22"/>
            <w:szCs w:val="22"/>
          </w:rPr>
          <w:t>Pastor Rick Warren in Kigali</w:t>
        </w:r>
      </w:ins>
      <w:ins w:id="102" w:author="Vin Hoey" w:date="2026-05-17T12:35:00Z" w16du:dateUtc="2026-05-17T17:35:00Z">
        <w:r w:rsidR="00584514">
          <w:rPr>
            <w:rFonts w:ascii="Arial" w:hAnsi="Arial" w:cs="Arial"/>
            <w:sz w:val="22"/>
            <w:szCs w:val="22"/>
          </w:rPr>
          <w:t>,</w:t>
        </w:r>
      </w:ins>
      <w:ins w:id="103" w:author="Vin Hoey" w:date="2026-05-17T11:21:00Z" w16du:dateUtc="2026-05-17T16:21:00Z">
        <w:r w:rsidR="002E5E89" w:rsidRPr="0034257E">
          <w:rPr>
            <w:rFonts w:ascii="Arial" w:hAnsi="Arial" w:cs="Arial"/>
            <w:sz w:val="22"/>
            <w:szCs w:val="22"/>
          </w:rPr>
          <w:t xml:space="preserve"> </w:t>
        </w:r>
      </w:ins>
      <w:ins w:id="104" w:author="Vin Hoey" w:date="2026-05-17T11:23:00Z" w16du:dateUtc="2026-05-17T16:23:00Z">
        <w:r w:rsidR="003F3657">
          <w:rPr>
            <w:rFonts w:ascii="Arial" w:hAnsi="Arial" w:cs="Arial"/>
            <w:sz w:val="22"/>
            <w:szCs w:val="22"/>
          </w:rPr>
          <w:t>Rwanda at a youth meeting</w:t>
        </w:r>
        <w:r w:rsidR="003F3657" w:rsidRPr="0034257E">
          <w:rPr>
            <w:rFonts w:ascii="Arial" w:hAnsi="Arial" w:cs="Arial"/>
            <w:sz w:val="22"/>
            <w:szCs w:val="22"/>
          </w:rPr>
          <w:t xml:space="preserve"> </w:t>
        </w:r>
      </w:ins>
      <w:ins w:id="105" w:author="Vin Hoey" w:date="2026-05-17T11:21:00Z" w16du:dateUtc="2026-05-17T16:21:00Z">
        <w:r w:rsidR="002E5E89" w:rsidRPr="0034257E">
          <w:rPr>
            <w:rFonts w:ascii="Arial" w:hAnsi="Arial" w:cs="Arial"/>
            <w:sz w:val="22"/>
            <w:szCs w:val="22"/>
          </w:rPr>
          <w:t>— a moment that spiritually confirmed his calling.</w:t>
        </w:r>
      </w:ins>
      <w:ins w:id="106" w:author="Vin Hoey" w:date="2026-05-17T12:35:00Z" w16du:dateUtc="2026-05-17T17:35:00Z">
        <w:r w:rsidR="00584514">
          <w:rPr>
            <w:rFonts w:ascii="Arial" w:hAnsi="Arial" w:cs="Arial"/>
            <w:sz w:val="22"/>
            <w:szCs w:val="22"/>
          </w:rPr>
          <w:t xml:space="preserve"> </w:t>
        </w:r>
      </w:ins>
      <w:r w:rsidRPr="0034257E">
        <w:rPr>
          <w:rFonts w:ascii="Arial" w:hAnsi="Arial" w:cs="Arial"/>
          <w:sz w:val="22"/>
          <w:szCs w:val="22"/>
        </w:rPr>
        <w:t>Anchored in the declaration, </w:t>
      </w:r>
      <w:r w:rsidRPr="0034257E">
        <w:rPr>
          <w:rFonts w:ascii="Arial" w:hAnsi="Arial" w:cs="Arial"/>
          <w:b/>
          <w:bCs/>
          <w:sz w:val="22"/>
          <w:szCs w:val="22"/>
        </w:rPr>
        <w:t>"As for me and my house, we will serve the Lord."</w:t>
      </w:r>
      <w:r w:rsidRPr="0034257E">
        <w:rPr>
          <w:rFonts w:ascii="Arial" w:hAnsi="Arial" w:cs="Arial"/>
          <w:sz w:val="22"/>
          <w:szCs w:val="22"/>
        </w:rPr>
        <w:t xml:space="preserve"> — Joshua 24:15, his family held firmly to God's promises through years of hardship. </w:t>
      </w:r>
      <w:ins w:id="107" w:author="Vin Hoey" w:date="2026-05-17T12:35:00Z" w16du:dateUtc="2026-05-17T17:35:00Z">
        <w:r w:rsidR="00584514">
          <w:rPr>
            <w:rFonts w:ascii="Arial" w:hAnsi="Arial" w:cs="Arial"/>
            <w:sz w:val="22"/>
            <w:szCs w:val="22"/>
          </w:rPr>
          <w:t xml:space="preserve">Eric’s family’s </w:t>
        </w:r>
      </w:ins>
      <w:del w:id="108" w:author="Vin Hoey" w:date="2026-05-17T12:35:00Z" w16du:dateUtc="2026-05-17T17:35:00Z">
        <w:r w:rsidRPr="0034257E" w:rsidDel="00584514">
          <w:rPr>
            <w:rFonts w:ascii="Arial" w:hAnsi="Arial" w:cs="Arial"/>
            <w:sz w:val="22"/>
            <w:szCs w:val="22"/>
          </w:rPr>
          <w:delText xml:space="preserve">Their </w:delText>
        </w:r>
      </w:del>
      <w:r w:rsidRPr="0034257E">
        <w:rPr>
          <w:rFonts w:ascii="Arial" w:hAnsi="Arial" w:cs="Arial"/>
          <w:sz w:val="22"/>
          <w:szCs w:val="22"/>
        </w:rPr>
        <w:t>restoration — now reunited and living together in Dallas, Texas — is a living testimony of God's faithfulness.</w:t>
      </w:r>
      <w:ins w:id="109" w:author="Vin Hoey" w:date="2026-05-17T11:25:00Z" w16du:dateUtc="2026-05-17T16:25:00Z">
        <w:r w:rsidR="00326532">
          <w:rPr>
            <w:rFonts w:ascii="Arial" w:hAnsi="Arial" w:cs="Arial"/>
            <w:sz w:val="22"/>
            <w:szCs w:val="22"/>
          </w:rPr>
          <w:t xml:space="preserve"> </w:t>
        </w:r>
      </w:ins>
      <w:ins w:id="110" w:author="Vin Hoey" w:date="2026-05-17T11:33:00Z" w16du:dateUtc="2026-05-17T16:33:00Z">
        <w:r w:rsidR="009A6EFA">
          <w:rPr>
            <w:rFonts w:ascii="Arial" w:hAnsi="Arial" w:cs="Arial"/>
            <w:sz w:val="22"/>
            <w:szCs w:val="22"/>
          </w:rPr>
          <w:t xml:space="preserve">Thankfully, </w:t>
        </w:r>
      </w:ins>
      <w:ins w:id="111" w:author="Vin Hoey" w:date="2026-05-17T11:25:00Z" w16du:dateUtc="2026-05-17T16:25:00Z">
        <w:r w:rsidR="00326532">
          <w:rPr>
            <w:rFonts w:ascii="Arial" w:hAnsi="Arial" w:cs="Arial"/>
            <w:sz w:val="22"/>
            <w:szCs w:val="22"/>
          </w:rPr>
          <w:t>Eric</w:t>
        </w:r>
      </w:ins>
      <w:ins w:id="112" w:author="Vin Hoey" w:date="2026-05-17T11:26:00Z" w16du:dateUtc="2026-05-17T16:26:00Z">
        <w:r w:rsidR="00326532">
          <w:rPr>
            <w:rFonts w:ascii="Arial" w:hAnsi="Arial" w:cs="Arial"/>
            <w:sz w:val="22"/>
            <w:szCs w:val="22"/>
          </w:rPr>
          <w:t xml:space="preserve">’s mother and brothers are U.S. </w:t>
        </w:r>
        <w:r w:rsidR="00E316C0">
          <w:rPr>
            <w:rFonts w:ascii="Arial" w:hAnsi="Arial" w:cs="Arial"/>
            <w:sz w:val="22"/>
            <w:szCs w:val="22"/>
          </w:rPr>
          <w:t>citizens,</w:t>
        </w:r>
        <w:r w:rsidR="00326532">
          <w:rPr>
            <w:rFonts w:ascii="Arial" w:hAnsi="Arial" w:cs="Arial"/>
            <w:sz w:val="22"/>
            <w:szCs w:val="22"/>
          </w:rPr>
          <w:t xml:space="preserve"> and Eric and his wife,</w:t>
        </w:r>
      </w:ins>
      <w:ins w:id="113" w:author="Vin Hoey" w:date="2026-05-17T11:31:00Z" w16du:dateUtc="2026-05-17T16:31:00Z">
        <w:r w:rsidR="00E316C0">
          <w:rPr>
            <w:rFonts w:ascii="Arial" w:hAnsi="Arial" w:cs="Arial"/>
            <w:sz w:val="22"/>
            <w:szCs w:val="22"/>
          </w:rPr>
          <w:t xml:space="preserve"> Gentile, </w:t>
        </w:r>
      </w:ins>
      <w:ins w:id="114" w:author="Vin Hoey" w:date="2026-05-17T11:32:00Z" w16du:dateUtc="2026-05-17T16:32:00Z">
        <w:r w:rsidR="00E316C0">
          <w:rPr>
            <w:rFonts w:ascii="Arial" w:hAnsi="Arial" w:cs="Arial"/>
            <w:sz w:val="22"/>
            <w:szCs w:val="22"/>
          </w:rPr>
          <w:t xml:space="preserve">have U.S. Permanent Residence (green cards). </w:t>
        </w:r>
      </w:ins>
      <w:ins w:id="115" w:author="Vin Hoey" w:date="2026-05-17T11:26:00Z" w16du:dateUtc="2026-05-17T16:26:00Z">
        <w:r w:rsidR="00326532">
          <w:rPr>
            <w:rFonts w:ascii="Arial" w:hAnsi="Arial" w:cs="Arial"/>
            <w:sz w:val="22"/>
            <w:szCs w:val="22"/>
          </w:rPr>
          <w:t xml:space="preserve"> </w:t>
        </w:r>
      </w:ins>
    </w:p>
    <w:p w14:paraId="55021825" w14:textId="77777777" w:rsidR="00D0584D" w:rsidRDefault="00D0584D" w:rsidP="00720BB0">
      <w:pPr>
        <w:rPr>
          <w:ins w:id="116" w:author="Vin Hoey" w:date="2026-05-17T11:48:00Z" w16du:dateUtc="2026-05-17T16:48:00Z"/>
          <w:rFonts w:ascii="Arial" w:hAnsi="Arial" w:cs="Arial"/>
          <w:sz w:val="22"/>
          <w:szCs w:val="22"/>
        </w:rPr>
      </w:pPr>
    </w:p>
    <w:p w14:paraId="7F7D1940" w14:textId="77777777" w:rsidR="00D0584D" w:rsidRPr="00D0584D" w:rsidRDefault="00D0584D" w:rsidP="00D0584D">
      <w:pPr>
        <w:rPr>
          <w:rFonts w:ascii="Arial" w:hAnsi="Arial" w:cs="Arial"/>
          <w:b/>
          <w:bCs/>
          <w:sz w:val="22"/>
          <w:szCs w:val="22"/>
        </w:rPr>
      </w:pPr>
      <w:r w:rsidRPr="00D0584D">
        <w:rPr>
          <w:rFonts w:ascii="Arial" w:hAnsi="Arial" w:cs="Arial"/>
          <w:b/>
          <w:bCs/>
          <w:sz w:val="22"/>
          <w:szCs w:val="22"/>
        </w:rPr>
        <w:t>Meet Engineers4Humanity's Education Program Champion</w:t>
      </w:r>
    </w:p>
    <w:p w14:paraId="7D3EA5EE" w14:textId="4C2ABEC3" w:rsidR="00D0584D" w:rsidRPr="00D0584D" w:rsidRDefault="00D0584D" w:rsidP="00D0584D">
      <w:pPr>
        <w:rPr>
          <w:rFonts w:ascii="Arial" w:hAnsi="Arial" w:cs="Arial"/>
          <w:sz w:val="22"/>
          <w:szCs w:val="22"/>
        </w:rPr>
      </w:pPr>
    </w:p>
    <w:p w14:paraId="67709B10" w14:textId="77777777" w:rsidR="00D0584D" w:rsidRPr="00D0584D" w:rsidRDefault="00D0584D" w:rsidP="00D0584D">
      <w:pPr>
        <w:rPr>
          <w:rFonts w:ascii="Arial" w:hAnsi="Arial" w:cs="Arial"/>
          <w:b/>
          <w:bCs/>
          <w:sz w:val="22"/>
          <w:szCs w:val="22"/>
        </w:rPr>
      </w:pPr>
      <w:r w:rsidRPr="00D0584D">
        <w:rPr>
          <w:rFonts w:ascii="Arial" w:hAnsi="Arial" w:cs="Arial"/>
          <w:b/>
          <w:bCs/>
          <w:sz w:val="22"/>
          <w:szCs w:val="22"/>
        </w:rPr>
        <w:t xml:space="preserve">Mr. Frere </w:t>
      </w:r>
      <w:proofErr w:type="spellStart"/>
      <w:r w:rsidRPr="00D0584D">
        <w:rPr>
          <w:rFonts w:ascii="Arial" w:hAnsi="Arial" w:cs="Arial"/>
          <w:b/>
          <w:bCs/>
          <w:sz w:val="22"/>
          <w:szCs w:val="22"/>
        </w:rPr>
        <w:t>Malisaba</w:t>
      </w:r>
      <w:proofErr w:type="spellEnd"/>
      <w:r w:rsidRPr="00D0584D">
        <w:rPr>
          <w:rFonts w:ascii="Arial" w:hAnsi="Arial" w:cs="Arial"/>
          <w:b/>
          <w:bCs/>
          <w:sz w:val="22"/>
          <w:szCs w:val="22"/>
        </w:rPr>
        <w:t xml:space="preserve"> Straton</w:t>
      </w:r>
    </w:p>
    <w:p w14:paraId="65F99B8A" w14:textId="77777777" w:rsidR="00D0584D" w:rsidRDefault="00D0584D" w:rsidP="00D0584D">
      <w:pPr>
        <w:rPr>
          <w:ins w:id="117" w:author="Vin Hoey" w:date="2026-05-17T11:50:00Z" w16du:dateUtc="2026-05-17T16:50:00Z"/>
          <w:rFonts w:ascii="Arial" w:hAnsi="Arial" w:cs="Arial"/>
          <w:sz w:val="22"/>
          <w:szCs w:val="22"/>
        </w:rPr>
      </w:pPr>
      <w:r w:rsidRPr="00D0584D">
        <w:rPr>
          <w:rFonts w:ascii="Arial" w:hAnsi="Arial" w:cs="Arial"/>
          <w:sz w:val="22"/>
          <w:szCs w:val="22"/>
        </w:rPr>
        <w:t>Board Vice Chair for Education Programs</w:t>
      </w:r>
    </w:p>
    <w:p w14:paraId="177395D2" w14:textId="77777777" w:rsidR="006A640B" w:rsidRDefault="006A640B" w:rsidP="00D0584D">
      <w:pPr>
        <w:rPr>
          <w:ins w:id="118" w:author="Vin Hoey" w:date="2026-05-17T11:50:00Z" w16du:dateUtc="2026-05-17T16:50:00Z"/>
          <w:rFonts w:ascii="Arial" w:hAnsi="Arial" w:cs="Arial"/>
          <w:sz w:val="22"/>
          <w:szCs w:val="22"/>
        </w:rPr>
      </w:pPr>
    </w:p>
    <w:p w14:paraId="42352878" w14:textId="791EE33E" w:rsidR="006A640B" w:rsidRPr="006A640B" w:rsidRDefault="006A640B" w:rsidP="006A640B">
      <w:pPr>
        <w:spacing w:after="120"/>
        <w:rPr>
          <w:rFonts w:ascii="Arial" w:hAnsi="Arial" w:cs="Arial"/>
          <w:sz w:val="22"/>
          <w:szCs w:val="22"/>
        </w:rPr>
        <w:pPrChange w:id="119" w:author="Vin Hoey" w:date="2026-05-17T11:50:00Z" w16du:dateUtc="2026-05-17T16:50:00Z">
          <w:pPr/>
        </w:pPrChange>
      </w:pPr>
      <w:r w:rsidRPr="006A640B">
        <w:rPr>
          <w:rFonts w:ascii="Arial" w:hAnsi="Arial" w:cs="Arial"/>
          <w:sz w:val="22"/>
          <w:szCs w:val="22"/>
        </w:rPr>
        <w:t xml:space="preserve">Frère </w:t>
      </w:r>
      <w:proofErr w:type="spellStart"/>
      <w:r w:rsidRPr="006A640B">
        <w:rPr>
          <w:rFonts w:ascii="Arial" w:hAnsi="Arial" w:cs="Arial"/>
          <w:sz w:val="22"/>
          <w:szCs w:val="22"/>
        </w:rPr>
        <w:t>Malisaba</w:t>
      </w:r>
      <w:proofErr w:type="spellEnd"/>
      <w:r w:rsidRPr="006A640B">
        <w:rPr>
          <w:rFonts w:ascii="Arial" w:hAnsi="Arial" w:cs="Arial"/>
          <w:sz w:val="22"/>
          <w:szCs w:val="22"/>
        </w:rPr>
        <w:t xml:space="preserve"> Straton is a Catholic Marist Brother, an accomplished educator, and a humanitarian leader whose five decades of service have strengthened schools and communities across East Africa. A former Deputy Provincial Superior of the Marist Brothers </w:t>
      </w:r>
      <w:ins w:id="120" w:author="Vin Hoey" w:date="2026-05-17T11:51:00Z" w16du:dateUtc="2026-05-17T16:51:00Z">
        <w:r w:rsidR="00D22675">
          <w:rPr>
            <w:rFonts w:ascii="Arial" w:hAnsi="Arial" w:cs="Arial"/>
            <w:sz w:val="22"/>
            <w:szCs w:val="22"/>
          </w:rPr>
          <w:t xml:space="preserve">in Rwanda </w:t>
        </w:r>
      </w:ins>
      <w:r w:rsidRPr="006A640B">
        <w:rPr>
          <w:rFonts w:ascii="Arial" w:hAnsi="Arial" w:cs="Arial"/>
          <w:sz w:val="22"/>
          <w:szCs w:val="22"/>
        </w:rPr>
        <w:t>and a trained human-rights educator, he has championed child protection, academic excellence, and the dignity of vulnerable learners throughout his career.</w:t>
      </w:r>
    </w:p>
    <w:p w14:paraId="0C5E5CB0" w14:textId="3D42B606" w:rsidR="006A640B" w:rsidRPr="006A640B" w:rsidRDefault="006A640B" w:rsidP="00D22675">
      <w:pPr>
        <w:spacing w:after="120"/>
        <w:rPr>
          <w:rFonts w:ascii="Arial" w:hAnsi="Arial" w:cs="Arial"/>
          <w:sz w:val="22"/>
          <w:szCs w:val="22"/>
        </w:rPr>
        <w:pPrChange w:id="121" w:author="Vin Hoey" w:date="2026-05-17T11:51:00Z" w16du:dateUtc="2026-05-17T16:51:00Z">
          <w:pPr/>
        </w:pPrChange>
      </w:pPr>
      <w:r w:rsidRPr="006A640B">
        <w:rPr>
          <w:rFonts w:ascii="Arial" w:hAnsi="Arial" w:cs="Arial"/>
          <w:sz w:val="22"/>
          <w:szCs w:val="22"/>
        </w:rPr>
        <w:t xml:space="preserve">We are profoundly grateful for his compassion and leadership, which </w:t>
      </w:r>
      <w:proofErr w:type="gramStart"/>
      <w:r w:rsidRPr="006A640B">
        <w:rPr>
          <w:rFonts w:ascii="Arial" w:hAnsi="Arial" w:cs="Arial"/>
          <w:sz w:val="22"/>
          <w:szCs w:val="22"/>
        </w:rPr>
        <w:t>have</w:t>
      </w:r>
      <w:proofErr w:type="gramEnd"/>
      <w:r w:rsidRPr="006A640B">
        <w:rPr>
          <w:rFonts w:ascii="Arial" w:hAnsi="Arial" w:cs="Arial"/>
          <w:sz w:val="22"/>
          <w:szCs w:val="22"/>
        </w:rPr>
        <w:t xml:space="preserve"> shaped refugee education for more than twenty years and </w:t>
      </w:r>
      <w:proofErr w:type="gramStart"/>
      <w:r w:rsidRPr="006A640B">
        <w:rPr>
          <w:rFonts w:ascii="Arial" w:hAnsi="Arial" w:cs="Arial"/>
          <w:sz w:val="22"/>
          <w:szCs w:val="22"/>
        </w:rPr>
        <w:t>continue</w:t>
      </w:r>
      <w:proofErr w:type="gramEnd"/>
      <w:r w:rsidRPr="006A640B">
        <w:rPr>
          <w:rFonts w:ascii="Arial" w:hAnsi="Arial" w:cs="Arial"/>
          <w:sz w:val="22"/>
          <w:szCs w:val="22"/>
        </w:rPr>
        <w:t xml:space="preserve"> to guide Engineers4Humanity today. After visiting Hope School in 2013 at the request of his friend Mrs. Lycie, he saw firsthand the challenges refugee students faced and immediately began advocating for mobilizing support, writing to partners, and contributing his own resources.</w:t>
      </w:r>
      <w:ins w:id="122" w:author="Vin Hoey" w:date="2026-05-17T11:53:00Z" w16du:dateUtc="2026-05-17T16:53:00Z">
        <w:r w:rsidR="00121DDF">
          <w:rPr>
            <w:rFonts w:ascii="Arial" w:hAnsi="Arial" w:cs="Arial"/>
            <w:sz w:val="22"/>
            <w:szCs w:val="22"/>
          </w:rPr>
          <w:t xml:space="preserve"> (Did he become the principal of the Hope School at some point? If so, add that in</w:t>
        </w:r>
        <w:r w:rsidR="00B8706D">
          <w:rPr>
            <w:rFonts w:ascii="Arial" w:hAnsi="Arial" w:cs="Arial"/>
            <w:sz w:val="22"/>
            <w:szCs w:val="22"/>
          </w:rPr>
          <w:t xml:space="preserve"> with the year</w:t>
        </w:r>
        <w:r w:rsidR="00121DDF">
          <w:rPr>
            <w:rFonts w:ascii="Arial" w:hAnsi="Arial" w:cs="Arial"/>
            <w:sz w:val="22"/>
            <w:szCs w:val="22"/>
          </w:rPr>
          <w:t xml:space="preserve">.) </w:t>
        </w:r>
      </w:ins>
      <w:r w:rsidRPr="006A640B">
        <w:rPr>
          <w:rFonts w:ascii="Arial" w:hAnsi="Arial" w:cs="Arial"/>
          <w:sz w:val="22"/>
          <w:szCs w:val="22"/>
        </w:rPr>
        <w:t xml:space="preserve"> His 2014 meeting with Eric in Kigali deepened their shared commitment to vocational training and youth empowerment.</w:t>
      </w:r>
    </w:p>
    <w:p w14:paraId="1B167E4B" w14:textId="3584FBC0" w:rsidR="006A640B" w:rsidRPr="006A640B" w:rsidRDefault="006A640B" w:rsidP="006A640B">
      <w:pPr>
        <w:spacing w:after="120"/>
        <w:rPr>
          <w:rFonts w:ascii="Arial" w:hAnsi="Arial" w:cs="Arial"/>
          <w:sz w:val="22"/>
          <w:szCs w:val="22"/>
        </w:rPr>
        <w:pPrChange w:id="123" w:author="Vin Hoey" w:date="2026-05-17T11:50:00Z" w16du:dateUtc="2026-05-17T16:50:00Z">
          <w:pPr/>
        </w:pPrChange>
      </w:pPr>
      <w:r w:rsidRPr="006A640B">
        <w:rPr>
          <w:rFonts w:ascii="Arial" w:hAnsi="Arial" w:cs="Arial"/>
          <w:sz w:val="22"/>
          <w:szCs w:val="22"/>
        </w:rPr>
        <w:t xml:space="preserve">Through partnerships with </w:t>
      </w:r>
      <w:proofErr w:type="spellStart"/>
      <w:r w:rsidRPr="006A640B">
        <w:rPr>
          <w:rFonts w:ascii="Arial" w:hAnsi="Arial" w:cs="Arial"/>
          <w:sz w:val="22"/>
          <w:szCs w:val="22"/>
        </w:rPr>
        <w:t>Rwabuye</w:t>
      </w:r>
      <w:proofErr w:type="spellEnd"/>
      <w:r w:rsidRPr="006A640B">
        <w:rPr>
          <w:rFonts w:ascii="Arial" w:hAnsi="Arial" w:cs="Arial"/>
          <w:sz w:val="22"/>
          <w:szCs w:val="22"/>
        </w:rPr>
        <w:t xml:space="preserve"> Vocational Center and Engineers4Humanity, he launched short-course training programs from 2015, enabling more than 200 refugee youth to gain practical skills and access scholarships from centers including Latoye in Kigali.</w:t>
      </w:r>
      <w:ins w:id="124" w:author="Vin Hoey" w:date="2026-05-17T11:53:00Z" w16du:dateUtc="2026-05-17T16:53:00Z">
        <w:r w:rsidR="00121DDF">
          <w:rPr>
            <w:rFonts w:ascii="Arial" w:hAnsi="Arial" w:cs="Arial"/>
            <w:sz w:val="22"/>
            <w:szCs w:val="22"/>
          </w:rPr>
          <w:t xml:space="preserve"> </w:t>
        </w:r>
      </w:ins>
    </w:p>
    <w:p w14:paraId="48F7B91F" w14:textId="6EB0057F" w:rsidR="006A640B" w:rsidRDefault="006A640B" w:rsidP="006A640B">
      <w:pPr>
        <w:spacing w:after="120"/>
        <w:rPr>
          <w:ins w:id="125" w:author="Vin Hoey" w:date="2026-05-17T11:55:00Z" w16du:dateUtc="2026-05-17T16:55:00Z"/>
          <w:rFonts w:ascii="Arial" w:hAnsi="Arial" w:cs="Arial"/>
          <w:b/>
          <w:bCs/>
          <w:sz w:val="22"/>
          <w:szCs w:val="22"/>
        </w:rPr>
      </w:pPr>
      <w:r w:rsidRPr="006A640B">
        <w:rPr>
          <w:rFonts w:ascii="Arial" w:hAnsi="Arial" w:cs="Arial"/>
          <w:b/>
          <w:bCs/>
          <w:sz w:val="22"/>
          <w:szCs w:val="22"/>
        </w:rPr>
        <w:t>After Hope School closed</w:t>
      </w:r>
      <w:ins w:id="126" w:author="Vin Hoey" w:date="2026-05-17T11:52:00Z" w16du:dateUtc="2026-05-17T16:52:00Z">
        <w:r w:rsidR="00B240E0">
          <w:rPr>
            <w:rFonts w:ascii="Arial" w:hAnsi="Arial" w:cs="Arial"/>
            <w:b/>
            <w:bCs/>
            <w:sz w:val="22"/>
            <w:szCs w:val="22"/>
          </w:rPr>
          <w:t xml:space="preserve"> in 2016</w:t>
        </w:r>
      </w:ins>
      <w:r w:rsidRPr="006A640B">
        <w:rPr>
          <w:rFonts w:ascii="Arial" w:hAnsi="Arial" w:cs="Arial"/>
          <w:b/>
          <w:bCs/>
          <w:sz w:val="22"/>
          <w:szCs w:val="22"/>
        </w:rPr>
        <w:t xml:space="preserve">, Frère </w:t>
      </w:r>
      <w:proofErr w:type="spellStart"/>
      <w:r w:rsidRPr="006A640B">
        <w:rPr>
          <w:rFonts w:ascii="Arial" w:hAnsi="Arial" w:cs="Arial"/>
          <w:b/>
          <w:bCs/>
          <w:sz w:val="22"/>
          <w:szCs w:val="22"/>
        </w:rPr>
        <w:t>Malisaba</w:t>
      </w:r>
      <w:proofErr w:type="spellEnd"/>
      <w:r w:rsidRPr="006A640B">
        <w:rPr>
          <w:rFonts w:ascii="Arial" w:hAnsi="Arial" w:cs="Arial"/>
          <w:b/>
          <w:bCs/>
          <w:sz w:val="22"/>
          <w:szCs w:val="22"/>
        </w:rPr>
        <w:t xml:space="preserve"> continued working closely with Eric and played a key role in establishing Engineers4Humanity, where he now serves as Board Vice Chair for Education Programs. His mentorship, advocacy, and unwavering belief in refugee youth have transformed countless lives — he remains a cornerstone of Engineers4Humanity's mission.</w:t>
      </w:r>
    </w:p>
    <w:p w14:paraId="4ACE3CBC" w14:textId="77777777" w:rsidR="00376010" w:rsidRPr="00376010" w:rsidRDefault="00376010" w:rsidP="00376010">
      <w:pPr>
        <w:spacing w:after="120"/>
        <w:rPr>
          <w:rFonts w:ascii="Arial" w:hAnsi="Arial" w:cs="Arial"/>
          <w:b/>
          <w:bCs/>
          <w:sz w:val="22"/>
          <w:szCs w:val="22"/>
        </w:rPr>
      </w:pPr>
      <w:proofErr w:type="gramStart"/>
      <w:r w:rsidRPr="00376010">
        <w:rPr>
          <w:rFonts w:ascii="Arial" w:hAnsi="Arial" w:cs="Arial"/>
          <w:b/>
          <w:bCs/>
          <w:sz w:val="22"/>
          <w:szCs w:val="22"/>
        </w:rPr>
        <w:t>Hope School</w:t>
      </w:r>
      <w:proofErr w:type="gramEnd"/>
      <w:r w:rsidRPr="00376010">
        <w:rPr>
          <w:rFonts w:ascii="Arial" w:hAnsi="Arial" w:cs="Arial"/>
          <w:b/>
          <w:bCs/>
          <w:sz w:val="22"/>
          <w:szCs w:val="22"/>
        </w:rPr>
        <w:t xml:space="preserve"> Success Story &amp; Inspiration of Engineers4Humanity</w:t>
      </w:r>
    </w:p>
    <w:p w14:paraId="64FCE70A" w14:textId="06CBF3D4" w:rsidR="00376010" w:rsidRPr="00411782" w:rsidRDefault="00376010" w:rsidP="00376010">
      <w:pPr>
        <w:spacing w:after="120"/>
        <w:rPr>
          <w:rFonts w:ascii="Arial" w:hAnsi="Arial" w:cs="Arial"/>
          <w:sz w:val="22"/>
          <w:szCs w:val="22"/>
          <w:rPrChange w:id="127" w:author="Vin Hoey" w:date="2026-05-17T11:56:00Z" w16du:dateUtc="2026-05-17T16:56:00Z">
            <w:rPr>
              <w:rFonts w:ascii="Arial" w:hAnsi="Arial" w:cs="Arial"/>
              <w:b/>
              <w:bCs/>
              <w:sz w:val="22"/>
              <w:szCs w:val="22"/>
            </w:rPr>
          </w:rPrChange>
        </w:rPr>
      </w:pPr>
      <w:r w:rsidRPr="00411782">
        <w:rPr>
          <w:rFonts w:ascii="Arial" w:hAnsi="Arial" w:cs="Arial"/>
          <w:sz w:val="22"/>
          <w:szCs w:val="22"/>
          <w:rPrChange w:id="128" w:author="Vin Hoey" w:date="2026-05-17T11:56:00Z" w16du:dateUtc="2026-05-17T16:56:00Z">
            <w:rPr>
              <w:rFonts w:ascii="Arial" w:hAnsi="Arial" w:cs="Arial"/>
              <w:b/>
              <w:bCs/>
              <w:sz w:val="22"/>
              <w:szCs w:val="22"/>
            </w:rPr>
          </w:rPrChange>
        </w:rPr>
        <w:t xml:space="preserve">Engineers4Humanity was born from the inspiration of Hope School — a journey of resilience, faith, and the belief that refugee youth can rise when given opportunity. Our founder, Eric, spent 25 years in the </w:t>
      </w:r>
      <w:proofErr w:type="spellStart"/>
      <w:r w:rsidRPr="00411782">
        <w:rPr>
          <w:rFonts w:ascii="Arial" w:hAnsi="Arial" w:cs="Arial"/>
          <w:sz w:val="22"/>
          <w:szCs w:val="22"/>
          <w:rPrChange w:id="129" w:author="Vin Hoey" w:date="2026-05-17T11:56:00Z" w16du:dateUtc="2026-05-17T16:56:00Z">
            <w:rPr>
              <w:rFonts w:ascii="Arial" w:hAnsi="Arial" w:cs="Arial"/>
              <w:b/>
              <w:bCs/>
              <w:sz w:val="22"/>
              <w:szCs w:val="22"/>
            </w:rPr>
          </w:rPrChange>
        </w:rPr>
        <w:t>Gihembe</w:t>
      </w:r>
      <w:proofErr w:type="spellEnd"/>
      <w:r w:rsidRPr="00411782">
        <w:rPr>
          <w:rFonts w:ascii="Arial" w:hAnsi="Arial" w:cs="Arial"/>
          <w:sz w:val="22"/>
          <w:szCs w:val="22"/>
          <w:rPrChange w:id="130" w:author="Vin Hoey" w:date="2026-05-17T11:56:00Z" w16du:dateUtc="2026-05-17T16:56:00Z">
            <w:rPr>
              <w:rFonts w:ascii="Arial" w:hAnsi="Arial" w:cs="Arial"/>
              <w:b/>
              <w:bCs/>
              <w:sz w:val="22"/>
              <w:szCs w:val="22"/>
            </w:rPr>
          </w:rPrChange>
        </w:rPr>
        <w:t xml:space="preserve"> Refugee Camp</w:t>
      </w:r>
      <w:ins w:id="131" w:author="Vin Hoey" w:date="2026-05-17T11:56:00Z" w16du:dateUtc="2026-05-17T16:56:00Z">
        <w:r w:rsidR="00992E14">
          <w:rPr>
            <w:rFonts w:ascii="Arial" w:hAnsi="Arial" w:cs="Arial"/>
            <w:sz w:val="22"/>
            <w:szCs w:val="22"/>
          </w:rPr>
          <w:t xml:space="preserve"> in Rwanda</w:t>
        </w:r>
      </w:ins>
      <w:r w:rsidRPr="00411782">
        <w:rPr>
          <w:rFonts w:ascii="Arial" w:hAnsi="Arial" w:cs="Arial"/>
          <w:sz w:val="22"/>
          <w:szCs w:val="22"/>
          <w:rPrChange w:id="132" w:author="Vin Hoey" w:date="2026-05-17T11:56:00Z" w16du:dateUtc="2026-05-17T16:56:00Z">
            <w:rPr>
              <w:rFonts w:ascii="Arial" w:hAnsi="Arial" w:cs="Arial"/>
              <w:b/>
              <w:bCs/>
              <w:sz w:val="22"/>
              <w:szCs w:val="22"/>
            </w:rPr>
          </w:rPrChange>
        </w:rPr>
        <w:t>, where he learned that education, skills, and hope are the most powerful tools a young person can have.</w:t>
      </w:r>
    </w:p>
    <w:p w14:paraId="5538564E" w14:textId="77777777" w:rsidR="00376010" w:rsidRPr="00992E14" w:rsidRDefault="00376010" w:rsidP="00376010">
      <w:pPr>
        <w:spacing w:after="120"/>
        <w:rPr>
          <w:rFonts w:ascii="Arial" w:hAnsi="Arial" w:cs="Arial"/>
          <w:b/>
          <w:bCs/>
          <w:sz w:val="22"/>
          <w:szCs w:val="22"/>
        </w:rPr>
      </w:pPr>
      <w:r w:rsidRPr="00992E14">
        <w:rPr>
          <w:rFonts w:ascii="Arial" w:hAnsi="Arial" w:cs="Arial"/>
          <w:b/>
          <w:bCs/>
          <w:sz w:val="22"/>
          <w:szCs w:val="22"/>
        </w:rPr>
        <w:t>Where It Began: Forum Amis de la Paix (2008)</w:t>
      </w:r>
    </w:p>
    <w:p w14:paraId="6D53C8D9" w14:textId="77777777" w:rsidR="00376010" w:rsidRPr="00411782" w:rsidRDefault="00376010" w:rsidP="00376010">
      <w:pPr>
        <w:spacing w:after="120"/>
        <w:rPr>
          <w:rFonts w:ascii="Arial" w:hAnsi="Arial" w:cs="Arial"/>
          <w:sz w:val="22"/>
          <w:szCs w:val="22"/>
          <w:rPrChange w:id="133" w:author="Vin Hoey" w:date="2026-05-17T11:56:00Z" w16du:dateUtc="2026-05-17T16:56:00Z">
            <w:rPr>
              <w:rFonts w:ascii="Arial" w:hAnsi="Arial" w:cs="Arial"/>
              <w:b/>
              <w:bCs/>
              <w:sz w:val="22"/>
              <w:szCs w:val="22"/>
            </w:rPr>
          </w:rPrChange>
        </w:rPr>
      </w:pPr>
      <w:r w:rsidRPr="00411782">
        <w:rPr>
          <w:rFonts w:ascii="Arial" w:hAnsi="Arial" w:cs="Arial"/>
          <w:sz w:val="22"/>
          <w:szCs w:val="22"/>
          <w:rPrChange w:id="134" w:author="Vin Hoey" w:date="2026-05-17T11:56:00Z" w16du:dateUtc="2026-05-17T16:56:00Z">
            <w:rPr>
              <w:rFonts w:ascii="Arial" w:hAnsi="Arial" w:cs="Arial"/>
              <w:b/>
              <w:bCs/>
              <w:sz w:val="22"/>
              <w:szCs w:val="22"/>
            </w:rPr>
          </w:rPrChange>
        </w:rPr>
        <w:t>In 2008, Eric co-founded the Refugee Youth Club — Forum Amis de la Paix — the first youth-led movement in the camp. The Forum united young people around education, peacebuilding, and community service. But one challenge became impossible to ignore: refugee students had no access to secondary education.</w:t>
      </w:r>
    </w:p>
    <w:p w14:paraId="424D16DB" w14:textId="77777777" w:rsidR="00376010" w:rsidRDefault="00376010" w:rsidP="00376010">
      <w:pPr>
        <w:spacing w:after="120"/>
        <w:rPr>
          <w:ins w:id="135" w:author="Vin Hoey" w:date="2026-05-17T11:58:00Z" w16du:dateUtc="2026-05-17T16:58:00Z"/>
          <w:rFonts w:ascii="Arial" w:hAnsi="Arial" w:cs="Arial"/>
          <w:sz w:val="22"/>
          <w:szCs w:val="22"/>
        </w:rPr>
      </w:pPr>
      <w:r w:rsidRPr="00411782">
        <w:rPr>
          <w:rFonts w:ascii="Arial" w:hAnsi="Arial" w:cs="Arial"/>
          <w:sz w:val="22"/>
          <w:szCs w:val="22"/>
          <w:rPrChange w:id="136" w:author="Vin Hoey" w:date="2026-05-17T11:56:00Z" w16du:dateUtc="2026-05-17T16:56:00Z">
            <w:rPr>
              <w:rFonts w:ascii="Arial" w:hAnsi="Arial" w:cs="Arial"/>
              <w:b/>
              <w:bCs/>
              <w:sz w:val="22"/>
              <w:szCs w:val="22"/>
            </w:rPr>
          </w:rPrChange>
        </w:rPr>
        <w:t>This realization sparked a bold idea that changed the future of the camp.</w:t>
      </w:r>
    </w:p>
    <w:p w14:paraId="2CED1466" w14:textId="77777777" w:rsidR="00DC32B1" w:rsidRPr="00DC32B1" w:rsidRDefault="00DC32B1" w:rsidP="00DC32B1">
      <w:pPr>
        <w:spacing w:after="120"/>
        <w:rPr>
          <w:rFonts w:ascii="Arial" w:hAnsi="Arial" w:cs="Arial"/>
          <w:b/>
          <w:bCs/>
          <w:sz w:val="22"/>
          <w:szCs w:val="22"/>
        </w:rPr>
      </w:pPr>
      <w:r w:rsidRPr="00DC32B1">
        <w:rPr>
          <w:rFonts w:ascii="Arial" w:hAnsi="Arial" w:cs="Arial"/>
          <w:b/>
          <w:bCs/>
          <w:sz w:val="22"/>
          <w:szCs w:val="22"/>
        </w:rPr>
        <w:t>Hope School: A Seed of Hope (2009–2016)</w:t>
      </w:r>
    </w:p>
    <w:p w14:paraId="13EB4CA6" w14:textId="77777777" w:rsidR="00091127" w:rsidRDefault="00091127" w:rsidP="00DC32B1">
      <w:pPr>
        <w:spacing w:after="120"/>
        <w:rPr>
          <w:ins w:id="137" w:author="Vin Hoey" w:date="2026-05-17T11:59:00Z" w16du:dateUtc="2026-05-17T16:59:00Z"/>
          <w:rFonts w:ascii="Arial" w:hAnsi="Arial" w:cs="Arial"/>
          <w:sz w:val="22"/>
          <w:szCs w:val="22"/>
        </w:rPr>
      </w:pPr>
    </w:p>
    <w:p w14:paraId="1954ABF8" w14:textId="25DFC091" w:rsidR="00DC32B1" w:rsidRPr="00DC32B1" w:rsidRDefault="00DC32B1" w:rsidP="00DC32B1">
      <w:pPr>
        <w:spacing w:after="120"/>
        <w:rPr>
          <w:rFonts w:ascii="Arial" w:hAnsi="Arial" w:cs="Arial"/>
          <w:sz w:val="22"/>
          <w:szCs w:val="22"/>
        </w:rPr>
      </w:pPr>
      <w:r w:rsidRPr="00DC32B1">
        <w:rPr>
          <w:rFonts w:ascii="Arial" w:hAnsi="Arial" w:cs="Arial"/>
          <w:sz w:val="22"/>
          <w:szCs w:val="22"/>
        </w:rPr>
        <w:t xml:space="preserve">A student named </w:t>
      </w:r>
      <w:proofErr w:type="spellStart"/>
      <w:r w:rsidRPr="00DC32B1">
        <w:rPr>
          <w:rFonts w:ascii="Arial" w:hAnsi="Arial" w:cs="Arial"/>
          <w:sz w:val="22"/>
          <w:szCs w:val="22"/>
        </w:rPr>
        <w:t>Shyengo</w:t>
      </w:r>
      <w:proofErr w:type="spellEnd"/>
      <w:r w:rsidRPr="00DC32B1">
        <w:rPr>
          <w:rFonts w:ascii="Arial" w:hAnsi="Arial" w:cs="Arial"/>
          <w:sz w:val="22"/>
          <w:szCs w:val="22"/>
        </w:rPr>
        <w:t xml:space="preserve"> was inspired to give the school its name — Hope School.</w:t>
      </w:r>
    </w:p>
    <w:p w14:paraId="6055F91F" w14:textId="3B4D7E41" w:rsidR="00DC32B1" w:rsidRDefault="00DC32B1" w:rsidP="00DC32B1">
      <w:pPr>
        <w:spacing w:after="120"/>
        <w:rPr>
          <w:ins w:id="138" w:author="Vin Hoey" w:date="2026-05-17T12:02:00Z" w16du:dateUtc="2026-05-17T17:02:00Z"/>
          <w:rFonts w:ascii="Arial" w:hAnsi="Arial" w:cs="Arial"/>
          <w:sz w:val="22"/>
          <w:szCs w:val="22"/>
        </w:rPr>
      </w:pPr>
      <w:r w:rsidRPr="00DC32B1">
        <w:rPr>
          <w:rFonts w:ascii="Arial" w:hAnsi="Arial" w:cs="Arial"/>
          <w:sz w:val="22"/>
          <w:szCs w:val="22"/>
        </w:rPr>
        <w:t xml:space="preserve">The school grew through sacrifice and unity. Teachers volunteered for a full year without pay. The </w:t>
      </w:r>
      <w:proofErr w:type="gramStart"/>
      <w:r w:rsidRPr="00DC32B1">
        <w:rPr>
          <w:rFonts w:ascii="Arial" w:hAnsi="Arial" w:cs="Arial"/>
          <w:sz w:val="22"/>
          <w:szCs w:val="22"/>
        </w:rPr>
        <w:t>community built</w:t>
      </w:r>
      <w:proofErr w:type="gramEnd"/>
      <w:r w:rsidRPr="00DC32B1">
        <w:rPr>
          <w:rFonts w:ascii="Arial" w:hAnsi="Arial" w:cs="Arial"/>
          <w:sz w:val="22"/>
          <w:szCs w:val="22"/>
        </w:rPr>
        <w:t xml:space="preserve"> classrooms </w:t>
      </w:r>
      <w:proofErr w:type="gramStart"/>
      <w:r w:rsidRPr="00DC32B1">
        <w:rPr>
          <w:rFonts w:ascii="Arial" w:hAnsi="Arial" w:cs="Arial"/>
          <w:sz w:val="22"/>
          <w:szCs w:val="22"/>
        </w:rPr>
        <w:t>from</w:t>
      </w:r>
      <w:proofErr w:type="gramEnd"/>
      <w:r w:rsidRPr="00DC32B1">
        <w:rPr>
          <w:rFonts w:ascii="Arial" w:hAnsi="Arial" w:cs="Arial"/>
          <w:sz w:val="22"/>
          <w:szCs w:val="22"/>
        </w:rPr>
        <w:t xml:space="preserve"> plastic sheeting, mud walls, and timber. Families contributed </w:t>
      </w:r>
      <w:ins w:id="139" w:author="Vin Hoey" w:date="2026-05-17T12:00:00Z" w16du:dateUtc="2026-05-17T17:00:00Z">
        <w:r w:rsidR="005B01AD">
          <w:rPr>
            <w:rFonts w:ascii="Arial" w:hAnsi="Arial" w:cs="Arial"/>
            <w:sz w:val="22"/>
            <w:szCs w:val="22"/>
          </w:rPr>
          <w:t>small amounts</w:t>
        </w:r>
      </w:ins>
      <w:del w:id="140" w:author="Vin Hoey" w:date="2026-05-17T11:59:00Z" w16du:dateUtc="2026-05-17T16:59:00Z">
        <w:r w:rsidRPr="00DC32B1" w:rsidDel="00091127">
          <w:rPr>
            <w:rFonts w:ascii="Arial" w:hAnsi="Arial" w:cs="Arial"/>
            <w:sz w:val="22"/>
            <w:szCs w:val="22"/>
          </w:rPr>
          <w:delText>70 RWF (about $0.12)</w:delText>
        </w:r>
      </w:del>
      <w:r w:rsidRPr="00DC32B1">
        <w:rPr>
          <w:rFonts w:ascii="Arial" w:hAnsi="Arial" w:cs="Arial"/>
          <w:sz w:val="22"/>
          <w:szCs w:val="22"/>
        </w:rPr>
        <w:t xml:space="preserve"> to </w:t>
      </w:r>
      <w:proofErr w:type="gramStart"/>
      <w:r w:rsidRPr="00DC32B1">
        <w:rPr>
          <w:rFonts w:ascii="Arial" w:hAnsi="Arial" w:cs="Arial"/>
          <w:sz w:val="22"/>
          <w:szCs w:val="22"/>
        </w:rPr>
        <w:t>keep</w:t>
      </w:r>
      <w:proofErr w:type="gramEnd"/>
      <w:r w:rsidRPr="00DC32B1">
        <w:rPr>
          <w:rFonts w:ascii="Arial" w:hAnsi="Arial" w:cs="Arial"/>
          <w:sz w:val="22"/>
          <w:szCs w:val="22"/>
        </w:rPr>
        <w:t xml:space="preserve"> the school alive.</w:t>
      </w:r>
      <w:ins w:id="141" w:author="Vin Hoey" w:date="2026-05-17T12:00:00Z" w16du:dateUtc="2026-05-17T17:00:00Z">
        <w:r w:rsidR="00091127">
          <w:rPr>
            <w:rFonts w:ascii="Arial" w:hAnsi="Arial" w:cs="Arial"/>
            <w:sz w:val="22"/>
            <w:szCs w:val="22"/>
          </w:rPr>
          <w:t xml:space="preserve"> (This amount is so </w:t>
        </w:r>
      </w:ins>
      <w:ins w:id="142" w:author="Vin Hoey" w:date="2026-05-17T12:37:00Z" w16du:dateUtc="2026-05-17T17:37:00Z">
        <w:r w:rsidR="000C4477">
          <w:rPr>
            <w:rFonts w:ascii="Arial" w:hAnsi="Arial" w:cs="Arial"/>
            <w:sz w:val="22"/>
            <w:szCs w:val="22"/>
          </w:rPr>
          <w:t>incredibly small</w:t>
        </w:r>
      </w:ins>
      <w:ins w:id="143" w:author="Vin Hoey" w:date="2026-05-17T12:00:00Z" w16du:dateUtc="2026-05-17T17:00:00Z">
        <w:r w:rsidR="00091127">
          <w:rPr>
            <w:rFonts w:ascii="Arial" w:hAnsi="Arial" w:cs="Arial"/>
            <w:sz w:val="22"/>
            <w:szCs w:val="22"/>
          </w:rPr>
          <w:t>, let’s just say they contributed.</w:t>
        </w:r>
      </w:ins>
      <w:ins w:id="144" w:author="Vin Hoey" w:date="2026-05-17T12:01:00Z" w16du:dateUtc="2026-05-17T17:01:00Z">
        <w:r w:rsidR="005B01AD">
          <w:rPr>
            <w:rFonts w:ascii="Arial" w:hAnsi="Arial" w:cs="Arial"/>
            <w:sz w:val="22"/>
            <w:szCs w:val="22"/>
          </w:rPr>
          <w:t>)</w:t>
        </w:r>
      </w:ins>
    </w:p>
    <w:p w14:paraId="7BF41F81" w14:textId="77777777" w:rsidR="00EB7DFE" w:rsidRDefault="00EB7DFE" w:rsidP="00DC32B1">
      <w:pPr>
        <w:spacing w:after="120"/>
        <w:rPr>
          <w:ins w:id="145" w:author="Vin Hoey" w:date="2026-05-17T12:02:00Z" w16du:dateUtc="2026-05-17T17:02:00Z"/>
          <w:rFonts w:ascii="Arial" w:hAnsi="Arial" w:cs="Arial"/>
          <w:sz w:val="22"/>
          <w:szCs w:val="22"/>
        </w:rPr>
      </w:pPr>
    </w:p>
    <w:p w14:paraId="564B83A9" w14:textId="77777777" w:rsidR="00EB7DFE" w:rsidRPr="00EB7DFE" w:rsidRDefault="00EB7DFE" w:rsidP="00EB7DFE">
      <w:pPr>
        <w:spacing w:after="120"/>
        <w:rPr>
          <w:rFonts w:ascii="Arial" w:hAnsi="Arial" w:cs="Arial"/>
          <w:b/>
          <w:bCs/>
          <w:sz w:val="22"/>
          <w:szCs w:val="22"/>
        </w:rPr>
      </w:pPr>
      <w:r w:rsidRPr="00EB7DFE">
        <w:rPr>
          <w:rFonts w:ascii="Arial" w:hAnsi="Arial" w:cs="Arial"/>
          <w:b/>
          <w:bCs/>
          <w:sz w:val="22"/>
          <w:szCs w:val="22"/>
        </w:rPr>
        <w:t>Gratitude to Those Who Carried the Mission</w:t>
      </w:r>
    </w:p>
    <w:p w14:paraId="2A06BD44" w14:textId="77777777" w:rsidR="00EB7DFE" w:rsidRPr="00EB7DFE" w:rsidRDefault="00EB7DFE" w:rsidP="00EB7DFE">
      <w:pPr>
        <w:spacing w:after="120"/>
        <w:rPr>
          <w:rFonts w:ascii="Arial" w:hAnsi="Arial" w:cs="Arial"/>
          <w:sz w:val="22"/>
          <w:szCs w:val="22"/>
        </w:rPr>
      </w:pPr>
      <w:r w:rsidRPr="00EB7DFE">
        <w:rPr>
          <w:rFonts w:ascii="Arial" w:hAnsi="Arial" w:cs="Arial"/>
          <w:sz w:val="22"/>
          <w:szCs w:val="22"/>
        </w:rPr>
        <w:t xml:space="preserve">Eric is deeply grateful to Forum Members, school Principal Mr. Baudouin Ntabareshya, </w:t>
      </w:r>
      <w:proofErr w:type="spellStart"/>
      <w:r w:rsidRPr="00EB7DFE">
        <w:rPr>
          <w:rFonts w:ascii="Arial" w:hAnsi="Arial" w:cs="Arial"/>
          <w:sz w:val="22"/>
          <w:szCs w:val="22"/>
        </w:rPr>
        <w:t>Nsengiyera</w:t>
      </w:r>
      <w:proofErr w:type="spellEnd"/>
      <w:r w:rsidRPr="00EB7DFE">
        <w:rPr>
          <w:rFonts w:ascii="Arial" w:hAnsi="Arial" w:cs="Arial"/>
          <w:sz w:val="22"/>
          <w:szCs w:val="22"/>
        </w:rPr>
        <w:t xml:space="preserve"> Jean — former refugee leaders who are both resettled in the USA — the dedicated teachers, staff, churches, youth volunteers, and the partner schools who supported Hope School with scholarships and supplies.</w:t>
      </w:r>
    </w:p>
    <w:p w14:paraId="5F97AF7F" w14:textId="291015B9" w:rsidR="00EB7DFE" w:rsidRPr="00EB7DFE" w:rsidRDefault="00EB7DFE" w:rsidP="00EB7DFE">
      <w:pPr>
        <w:spacing w:after="120"/>
        <w:rPr>
          <w:rFonts w:ascii="Arial" w:hAnsi="Arial" w:cs="Arial"/>
          <w:sz w:val="22"/>
          <w:szCs w:val="22"/>
        </w:rPr>
      </w:pPr>
      <w:r w:rsidRPr="00EB7DFE">
        <w:rPr>
          <w:rFonts w:ascii="Arial" w:hAnsi="Arial" w:cs="Arial"/>
          <w:sz w:val="22"/>
          <w:szCs w:val="22"/>
        </w:rPr>
        <w:t xml:space="preserve">He honors the students who trusted the mission and worked hard to succeed, and the entire </w:t>
      </w:r>
      <w:proofErr w:type="spellStart"/>
      <w:r w:rsidRPr="00EB7DFE">
        <w:rPr>
          <w:rFonts w:ascii="Arial" w:hAnsi="Arial" w:cs="Arial"/>
          <w:sz w:val="22"/>
          <w:szCs w:val="22"/>
        </w:rPr>
        <w:t>Gihembe</w:t>
      </w:r>
      <w:proofErr w:type="spellEnd"/>
      <w:r w:rsidRPr="00EB7DFE">
        <w:rPr>
          <w:rFonts w:ascii="Arial" w:hAnsi="Arial" w:cs="Arial"/>
          <w:sz w:val="22"/>
          <w:szCs w:val="22"/>
        </w:rPr>
        <w:t xml:space="preserve"> refugee community, whose </w:t>
      </w:r>
      <w:ins w:id="146" w:author="Vin Hoey" w:date="2026-05-17T12:04:00Z" w16du:dateUtc="2026-05-17T17:04:00Z">
        <w:r w:rsidR="00CB1606">
          <w:rPr>
            <w:rFonts w:ascii="Arial" w:hAnsi="Arial" w:cs="Arial"/>
            <w:sz w:val="22"/>
            <w:szCs w:val="22"/>
          </w:rPr>
          <w:t xml:space="preserve">small </w:t>
        </w:r>
      </w:ins>
      <w:r w:rsidRPr="00EB7DFE">
        <w:rPr>
          <w:rFonts w:ascii="Arial" w:hAnsi="Arial" w:cs="Arial"/>
          <w:sz w:val="22"/>
          <w:szCs w:val="22"/>
        </w:rPr>
        <w:t>voluntary contribution</w:t>
      </w:r>
      <w:ins w:id="147" w:author="Vin Hoey" w:date="2026-05-17T12:03:00Z" w16du:dateUtc="2026-05-17T17:03:00Z">
        <w:r w:rsidR="00CB1606">
          <w:rPr>
            <w:rFonts w:ascii="Arial" w:hAnsi="Arial" w:cs="Arial"/>
            <w:sz w:val="22"/>
            <w:szCs w:val="22"/>
          </w:rPr>
          <w:t xml:space="preserve">s </w:t>
        </w:r>
      </w:ins>
      <w:ins w:id="148" w:author="Vin Hoey" w:date="2026-05-17T12:04:00Z" w16du:dateUtc="2026-05-17T17:04:00Z">
        <w:r w:rsidR="00CB1606">
          <w:rPr>
            <w:rFonts w:ascii="Arial" w:hAnsi="Arial" w:cs="Arial"/>
            <w:sz w:val="22"/>
            <w:szCs w:val="22"/>
          </w:rPr>
          <w:t xml:space="preserve">helped make </w:t>
        </w:r>
      </w:ins>
      <w:del w:id="149" w:author="Vin Hoey" w:date="2026-05-17T12:04:00Z" w16du:dateUtc="2026-05-17T17:04:00Z">
        <w:r w:rsidRPr="00EB7DFE" w:rsidDel="00CB1606">
          <w:rPr>
            <w:rFonts w:ascii="Arial" w:hAnsi="Arial" w:cs="Arial"/>
            <w:sz w:val="22"/>
            <w:szCs w:val="22"/>
          </w:rPr>
          <w:delText xml:space="preserve"> of 70 RWF (about $0.12) made </w:delText>
        </w:r>
      </w:del>
      <w:r w:rsidRPr="00EB7DFE">
        <w:rPr>
          <w:rFonts w:ascii="Arial" w:hAnsi="Arial" w:cs="Arial"/>
          <w:sz w:val="22"/>
          <w:szCs w:val="22"/>
        </w:rPr>
        <w:t>secondary education possible for more than 500 students. Their unity and sacrifice helped shape leaders now serving globally and many who continue giving back through Engineers4Humanity. Their journey proves that hope, once planted, grows across generations and continents.</w:t>
      </w:r>
    </w:p>
    <w:p w14:paraId="1690BB1F" w14:textId="77777777" w:rsidR="00EB7DFE" w:rsidRPr="00DC32B1" w:rsidRDefault="00EB7DFE" w:rsidP="00DC32B1">
      <w:pPr>
        <w:spacing w:after="120"/>
        <w:rPr>
          <w:rFonts w:ascii="Arial" w:hAnsi="Arial" w:cs="Arial"/>
          <w:sz w:val="22"/>
          <w:szCs w:val="22"/>
        </w:rPr>
      </w:pPr>
    </w:p>
    <w:p w14:paraId="7432E3B4" w14:textId="77777777" w:rsidR="00D0584D" w:rsidRDefault="00D0584D" w:rsidP="00720BB0">
      <w:pPr>
        <w:rPr>
          <w:rFonts w:ascii="Arial" w:hAnsi="Arial" w:cs="Arial"/>
          <w:sz w:val="22"/>
          <w:szCs w:val="22"/>
        </w:rPr>
      </w:pPr>
    </w:p>
    <w:p w14:paraId="53F24357" w14:textId="77777777" w:rsidR="000968AA" w:rsidRDefault="000968AA" w:rsidP="00720BB0">
      <w:pPr>
        <w:rPr>
          <w:ins w:id="150" w:author="Vin Hoey" w:date="2026-05-17T11:36:00Z" w16du:dateUtc="2026-05-17T16:36:00Z"/>
          <w:rFonts w:ascii="Arial" w:hAnsi="Arial" w:cs="Arial"/>
          <w:sz w:val="22"/>
          <w:szCs w:val="22"/>
        </w:rPr>
      </w:pPr>
    </w:p>
    <w:p w14:paraId="10B08D61" w14:textId="3A4068F5" w:rsidR="000968AA" w:rsidRDefault="00110F8C" w:rsidP="00720BB0">
      <w:pPr>
        <w:rPr>
          <w:ins w:id="151" w:author="Vin Hoey" w:date="2026-05-17T11:36:00Z" w16du:dateUtc="2026-05-17T16:36:00Z"/>
          <w:rFonts w:ascii="Arial" w:hAnsi="Arial" w:cs="Arial"/>
          <w:b/>
          <w:bCs/>
          <w:sz w:val="22"/>
          <w:szCs w:val="22"/>
        </w:rPr>
      </w:pPr>
      <w:r>
        <w:rPr>
          <w:rFonts w:ascii="Arial" w:hAnsi="Arial" w:cs="Arial"/>
          <w:b/>
          <w:bCs/>
          <w:sz w:val="22"/>
          <w:szCs w:val="22"/>
        </w:rPr>
        <w:t xml:space="preserve">BUTTON -- </w:t>
      </w:r>
      <w:r w:rsidR="000968AA" w:rsidRPr="000968AA">
        <w:rPr>
          <w:rFonts w:ascii="Arial" w:hAnsi="Arial" w:cs="Arial"/>
          <w:b/>
          <w:bCs/>
          <w:sz w:val="22"/>
          <w:szCs w:val="22"/>
          <w:rPrChange w:id="152" w:author="Vin Hoey" w:date="2026-05-17T11:36:00Z" w16du:dateUtc="2026-05-17T16:36:00Z">
            <w:rPr>
              <w:rFonts w:ascii="Arial" w:hAnsi="Arial" w:cs="Arial"/>
              <w:sz w:val="22"/>
              <w:szCs w:val="22"/>
            </w:rPr>
          </w:rPrChange>
        </w:rPr>
        <w:t>Visit Founder Author’s Page</w:t>
      </w:r>
    </w:p>
    <w:p w14:paraId="28E237DD" w14:textId="77777777" w:rsidR="000968AA" w:rsidRPr="000968AA" w:rsidRDefault="000968AA" w:rsidP="000968AA">
      <w:pPr>
        <w:spacing w:after="120"/>
        <w:rPr>
          <w:rFonts w:ascii="Arial" w:hAnsi="Arial" w:cs="Arial"/>
          <w:b/>
          <w:bCs/>
          <w:sz w:val="22"/>
          <w:szCs w:val="22"/>
        </w:rPr>
        <w:pPrChange w:id="153" w:author="Vin Hoey" w:date="2026-05-17T11:37:00Z" w16du:dateUtc="2026-05-17T16:37:00Z">
          <w:pPr/>
        </w:pPrChange>
      </w:pPr>
      <w:r w:rsidRPr="000968AA">
        <w:rPr>
          <w:rFonts w:ascii="Arial" w:hAnsi="Arial" w:cs="Arial"/>
          <w:b/>
          <w:bCs/>
          <w:sz w:val="22"/>
          <w:szCs w:val="22"/>
        </w:rPr>
        <w:t xml:space="preserve">Eric KAMANZI, </w:t>
      </w:r>
      <w:proofErr w:type="gramStart"/>
      <w:r w:rsidRPr="000968AA">
        <w:rPr>
          <w:rFonts w:ascii="Arial" w:hAnsi="Arial" w:cs="Arial"/>
          <w:b/>
          <w:bCs/>
          <w:sz w:val="22"/>
          <w:szCs w:val="22"/>
        </w:rPr>
        <w:t>PE,PMP</w:t>
      </w:r>
      <w:proofErr w:type="gramEnd"/>
      <w:r w:rsidRPr="000968AA">
        <w:rPr>
          <w:rFonts w:ascii="Arial" w:hAnsi="Arial" w:cs="Arial"/>
          <w:b/>
          <w:bCs/>
          <w:sz w:val="22"/>
          <w:szCs w:val="22"/>
        </w:rPr>
        <w:t>.</w:t>
      </w:r>
    </w:p>
    <w:p w14:paraId="0985EA36" w14:textId="1E922248" w:rsidR="000968AA" w:rsidRPr="000968AA" w:rsidRDefault="000968AA" w:rsidP="000968AA">
      <w:pPr>
        <w:spacing w:after="120"/>
        <w:rPr>
          <w:rFonts w:ascii="Arial" w:hAnsi="Arial" w:cs="Arial"/>
          <w:sz w:val="22"/>
          <w:szCs w:val="22"/>
          <w:rPrChange w:id="154" w:author="Vin Hoey" w:date="2026-05-17T11:37:00Z" w16du:dateUtc="2026-05-17T16:37:00Z">
            <w:rPr>
              <w:rFonts w:ascii="Arial" w:hAnsi="Arial" w:cs="Arial"/>
              <w:b/>
              <w:bCs/>
              <w:sz w:val="22"/>
              <w:szCs w:val="22"/>
            </w:rPr>
          </w:rPrChange>
        </w:rPr>
        <w:pPrChange w:id="155" w:author="Vin Hoey" w:date="2026-05-17T11:37:00Z" w16du:dateUtc="2026-05-17T16:37:00Z">
          <w:pPr/>
        </w:pPrChange>
      </w:pPr>
      <w:r w:rsidRPr="000968AA">
        <w:rPr>
          <w:rFonts w:ascii="Arial" w:hAnsi="Arial" w:cs="Arial"/>
          <w:sz w:val="22"/>
          <w:szCs w:val="22"/>
          <w:rPrChange w:id="156" w:author="Vin Hoey" w:date="2026-05-17T11:37:00Z" w16du:dateUtc="2026-05-17T16:37:00Z">
            <w:rPr>
              <w:rFonts w:ascii="Arial" w:hAnsi="Arial" w:cs="Arial"/>
              <w:b/>
              <w:bCs/>
              <w:sz w:val="22"/>
              <w:szCs w:val="22"/>
            </w:rPr>
          </w:rPrChange>
        </w:rPr>
        <w:t xml:space="preserve">I am a Congolese immigrant/refugee living in Texas, USA, </w:t>
      </w:r>
      <w:ins w:id="157" w:author="Vin Hoey" w:date="2026-05-17T11:38:00Z" w16du:dateUtc="2026-05-17T16:38:00Z">
        <w:r w:rsidR="009A5B86">
          <w:rPr>
            <w:rFonts w:ascii="Arial" w:hAnsi="Arial" w:cs="Arial"/>
            <w:sz w:val="22"/>
            <w:szCs w:val="22"/>
          </w:rPr>
          <w:t xml:space="preserve">now with U.S. Permanent Residence Status (green card) </w:t>
        </w:r>
      </w:ins>
      <w:r w:rsidRPr="000968AA">
        <w:rPr>
          <w:rFonts w:ascii="Arial" w:hAnsi="Arial" w:cs="Arial"/>
          <w:sz w:val="22"/>
          <w:szCs w:val="22"/>
          <w:rPrChange w:id="158" w:author="Vin Hoey" w:date="2026-05-17T11:37:00Z" w16du:dateUtc="2026-05-17T16:37:00Z">
            <w:rPr>
              <w:rFonts w:ascii="Arial" w:hAnsi="Arial" w:cs="Arial"/>
              <w:b/>
              <w:bCs/>
              <w:sz w:val="22"/>
              <w:szCs w:val="22"/>
            </w:rPr>
          </w:rPrChange>
        </w:rPr>
        <w:t xml:space="preserve">and I have a compelling story. My journey is one of resilience, hope, and inspiring lessons. </w:t>
      </w:r>
    </w:p>
    <w:p w14:paraId="7176D3AF" w14:textId="6A0A9697" w:rsidR="000968AA" w:rsidRPr="000968AA" w:rsidRDefault="000968AA" w:rsidP="000968AA">
      <w:pPr>
        <w:spacing w:after="120"/>
        <w:rPr>
          <w:rFonts w:ascii="Arial" w:hAnsi="Arial" w:cs="Arial"/>
          <w:sz w:val="22"/>
          <w:szCs w:val="22"/>
          <w:rPrChange w:id="159" w:author="Vin Hoey" w:date="2026-05-17T11:37:00Z" w16du:dateUtc="2026-05-17T16:37:00Z">
            <w:rPr>
              <w:rFonts w:ascii="Arial" w:hAnsi="Arial" w:cs="Arial"/>
              <w:b/>
              <w:bCs/>
              <w:sz w:val="22"/>
              <w:szCs w:val="22"/>
            </w:rPr>
          </w:rPrChange>
        </w:rPr>
        <w:pPrChange w:id="160" w:author="Vin Hoey" w:date="2026-05-17T11:37:00Z" w16du:dateUtc="2026-05-17T16:37:00Z">
          <w:pPr/>
        </w:pPrChange>
      </w:pPr>
      <w:r w:rsidRPr="000968AA">
        <w:rPr>
          <w:rFonts w:ascii="Arial" w:hAnsi="Arial" w:cs="Arial"/>
          <w:sz w:val="22"/>
          <w:szCs w:val="22"/>
          <w:rPrChange w:id="161" w:author="Vin Hoey" w:date="2026-05-17T11:37:00Z" w16du:dateUtc="2026-05-17T16:37:00Z">
            <w:rPr>
              <w:rFonts w:ascii="Arial" w:hAnsi="Arial" w:cs="Arial"/>
              <w:b/>
              <w:bCs/>
              <w:sz w:val="22"/>
              <w:szCs w:val="22"/>
            </w:rPr>
          </w:rPrChange>
        </w:rPr>
        <w:t>I am a father, a civil engineer, a social entrepreneur, and a</w:t>
      </w:r>
      <w:ins w:id="162" w:author="Vin Hoey" w:date="2026-05-17T11:39:00Z" w16du:dateUtc="2026-05-17T16:39:00Z">
        <w:r w:rsidR="0003352F">
          <w:rPr>
            <w:rFonts w:ascii="Arial" w:hAnsi="Arial" w:cs="Arial"/>
            <w:sz w:val="22"/>
            <w:szCs w:val="22"/>
          </w:rPr>
          <w:t xml:space="preserve">n </w:t>
        </w:r>
      </w:ins>
      <w:r w:rsidRPr="000968AA">
        <w:rPr>
          <w:rFonts w:ascii="Arial" w:hAnsi="Arial" w:cs="Arial"/>
          <w:sz w:val="22"/>
          <w:szCs w:val="22"/>
          <w:rPrChange w:id="163" w:author="Vin Hoey" w:date="2026-05-17T11:37:00Z" w16du:dateUtc="2026-05-17T16:37:00Z">
            <w:rPr>
              <w:rFonts w:ascii="Arial" w:hAnsi="Arial" w:cs="Arial"/>
              <w:b/>
              <w:bCs/>
              <w:sz w:val="22"/>
              <w:szCs w:val="22"/>
            </w:rPr>
          </w:rPrChange>
        </w:rPr>
        <w:t xml:space="preserve"> </w:t>
      </w:r>
      <w:del w:id="164" w:author="Vin Hoey" w:date="2026-05-17T11:39:00Z" w16du:dateUtc="2026-05-17T16:39:00Z">
        <w:r w:rsidRPr="000968AA" w:rsidDel="0003352F">
          <w:rPr>
            <w:rFonts w:ascii="Arial" w:hAnsi="Arial" w:cs="Arial"/>
            <w:sz w:val="22"/>
            <w:szCs w:val="22"/>
            <w:rPrChange w:id="165" w:author="Vin Hoey" w:date="2026-05-17T11:37:00Z" w16du:dateUtc="2026-05-17T16:37:00Z">
              <w:rPr>
                <w:rFonts w:ascii="Arial" w:hAnsi="Arial" w:cs="Arial"/>
                <w:b/>
                <w:bCs/>
                <w:sz w:val="22"/>
                <w:szCs w:val="22"/>
              </w:rPr>
            </w:rPrChange>
          </w:rPr>
          <w:delText xml:space="preserve">#1 bestselling </w:delText>
        </w:r>
      </w:del>
      <w:r w:rsidRPr="000968AA">
        <w:rPr>
          <w:rFonts w:ascii="Arial" w:hAnsi="Arial" w:cs="Arial"/>
          <w:sz w:val="22"/>
          <w:szCs w:val="22"/>
          <w:rPrChange w:id="166" w:author="Vin Hoey" w:date="2026-05-17T11:37:00Z" w16du:dateUtc="2026-05-17T16:37:00Z">
            <w:rPr>
              <w:rFonts w:ascii="Arial" w:hAnsi="Arial" w:cs="Arial"/>
              <w:b/>
              <w:bCs/>
              <w:sz w:val="22"/>
              <w:szCs w:val="22"/>
            </w:rPr>
          </w:rPrChange>
        </w:rPr>
        <w:t xml:space="preserve">author who has dedicated his life to humanitarian causes as a philanthropy activist supporting hundreds of refugees in </w:t>
      </w:r>
      <w:ins w:id="167" w:author="Vin Hoey" w:date="2026-05-17T11:39:00Z" w16du:dateUtc="2026-05-17T16:39:00Z">
        <w:r w:rsidR="0003352F">
          <w:rPr>
            <w:rFonts w:ascii="Arial" w:hAnsi="Arial" w:cs="Arial"/>
            <w:sz w:val="22"/>
            <w:szCs w:val="22"/>
          </w:rPr>
          <w:t>Rwanda</w:t>
        </w:r>
      </w:ins>
      <w:del w:id="168" w:author="Vin Hoey" w:date="2026-05-17T11:39:00Z" w16du:dateUtc="2026-05-17T16:39:00Z">
        <w:r w:rsidRPr="000968AA" w:rsidDel="0003352F">
          <w:rPr>
            <w:rFonts w:ascii="Arial" w:hAnsi="Arial" w:cs="Arial"/>
            <w:sz w:val="22"/>
            <w:szCs w:val="22"/>
            <w:rPrChange w:id="169" w:author="Vin Hoey" w:date="2026-05-17T11:37:00Z" w16du:dateUtc="2026-05-17T16:37:00Z">
              <w:rPr>
                <w:rFonts w:ascii="Arial" w:hAnsi="Arial" w:cs="Arial"/>
                <w:b/>
                <w:bCs/>
                <w:sz w:val="22"/>
                <w:szCs w:val="22"/>
              </w:rPr>
            </w:rPrChange>
          </w:rPr>
          <w:delText>East Africa</w:delText>
        </w:r>
      </w:del>
      <w:r w:rsidRPr="000968AA">
        <w:rPr>
          <w:rFonts w:ascii="Arial" w:hAnsi="Arial" w:cs="Arial"/>
          <w:sz w:val="22"/>
          <w:szCs w:val="22"/>
          <w:rPrChange w:id="170" w:author="Vin Hoey" w:date="2026-05-17T11:37:00Z" w16du:dateUtc="2026-05-17T16:37:00Z">
            <w:rPr>
              <w:rFonts w:ascii="Arial" w:hAnsi="Arial" w:cs="Arial"/>
              <w:b/>
              <w:bCs/>
              <w:sz w:val="22"/>
              <w:szCs w:val="22"/>
            </w:rPr>
          </w:rPrChange>
        </w:rPr>
        <w:t>.</w:t>
      </w:r>
    </w:p>
    <w:p w14:paraId="76A3D802" w14:textId="77777777" w:rsidR="000968AA" w:rsidRPr="000968AA" w:rsidRDefault="000968AA" w:rsidP="000968AA">
      <w:pPr>
        <w:spacing w:after="120"/>
        <w:rPr>
          <w:rFonts w:ascii="Arial" w:hAnsi="Arial" w:cs="Arial"/>
          <w:sz w:val="22"/>
          <w:szCs w:val="22"/>
          <w:rPrChange w:id="171" w:author="Vin Hoey" w:date="2026-05-17T11:37:00Z" w16du:dateUtc="2026-05-17T16:37:00Z">
            <w:rPr>
              <w:rFonts w:ascii="Arial" w:hAnsi="Arial" w:cs="Arial"/>
              <w:b/>
              <w:bCs/>
              <w:sz w:val="22"/>
              <w:szCs w:val="22"/>
            </w:rPr>
          </w:rPrChange>
        </w:rPr>
        <w:pPrChange w:id="172" w:author="Vin Hoey" w:date="2026-05-17T11:37:00Z" w16du:dateUtc="2026-05-17T16:37:00Z">
          <w:pPr/>
        </w:pPrChange>
      </w:pPr>
      <w:r w:rsidRPr="000968AA">
        <w:rPr>
          <w:rFonts w:ascii="Arial" w:hAnsi="Arial" w:cs="Arial"/>
          <w:sz w:val="22"/>
          <w:szCs w:val="22"/>
          <w:rPrChange w:id="173" w:author="Vin Hoey" w:date="2026-05-17T11:37:00Z" w16du:dateUtc="2026-05-17T16:37:00Z">
            <w:rPr>
              <w:rFonts w:ascii="Arial" w:hAnsi="Arial" w:cs="Arial"/>
              <w:b/>
              <w:bCs/>
              <w:sz w:val="22"/>
              <w:szCs w:val="22"/>
            </w:rPr>
          </w:rPrChange>
        </w:rPr>
        <w:t>As someone affected by regional conflict, I am determined to make a difference in empowering refugees and immigrants affected by war by building hope, self-reliance, and calls to action for sustainable peacebuilding.</w:t>
      </w:r>
    </w:p>
    <w:p w14:paraId="06A2B340" w14:textId="30D56A0B" w:rsidR="000968AA" w:rsidRPr="000968AA" w:rsidRDefault="000968AA" w:rsidP="000968AA">
      <w:pPr>
        <w:spacing w:after="120"/>
        <w:rPr>
          <w:rFonts w:ascii="Arial" w:hAnsi="Arial" w:cs="Arial"/>
          <w:sz w:val="22"/>
          <w:szCs w:val="22"/>
          <w:rPrChange w:id="174" w:author="Vin Hoey" w:date="2026-05-17T11:37:00Z" w16du:dateUtc="2026-05-17T16:37:00Z">
            <w:rPr>
              <w:rFonts w:ascii="Arial" w:hAnsi="Arial" w:cs="Arial"/>
              <w:b/>
              <w:bCs/>
              <w:sz w:val="22"/>
              <w:szCs w:val="22"/>
            </w:rPr>
          </w:rPrChange>
        </w:rPr>
        <w:pPrChange w:id="175" w:author="Vin Hoey" w:date="2026-05-17T11:37:00Z" w16du:dateUtc="2026-05-17T16:37:00Z">
          <w:pPr/>
        </w:pPrChange>
      </w:pPr>
      <w:r w:rsidRPr="000968AA">
        <w:rPr>
          <w:rFonts w:ascii="Arial" w:hAnsi="Arial" w:cs="Arial"/>
          <w:sz w:val="22"/>
          <w:szCs w:val="22"/>
          <w:rPrChange w:id="176" w:author="Vin Hoey" w:date="2026-05-17T11:37:00Z" w16du:dateUtc="2026-05-17T16:37:00Z">
            <w:rPr>
              <w:rFonts w:ascii="Arial" w:hAnsi="Arial" w:cs="Arial"/>
              <w:b/>
              <w:bCs/>
              <w:sz w:val="22"/>
              <w:szCs w:val="22"/>
            </w:rPr>
          </w:rPrChange>
        </w:rPr>
        <w:t xml:space="preserve">Did you know that, according to </w:t>
      </w:r>
      <w:ins w:id="177" w:author="Vin Hoey" w:date="2026-05-17T11:39:00Z" w16du:dateUtc="2026-05-17T16:39:00Z">
        <w:r w:rsidR="0003352F">
          <w:rPr>
            <w:rFonts w:ascii="Arial" w:hAnsi="Arial" w:cs="Arial"/>
            <w:sz w:val="22"/>
            <w:szCs w:val="22"/>
          </w:rPr>
          <w:t xml:space="preserve">the </w:t>
        </w:r>
      </w:ins>
      <w:ins w:id="178" w:author="Vin Hoey" w:date="2026-05-17T11:40:00Z" w16du:dateUtc="2026-05-17T16:40:00Z">
        <w:r w:rsidR="0003352F">
          <w:rPr>
            <w:rFonts w:ascii="Arial" w:hAnsi="Arial" w:cs="Arial"/>
            <w:sz w:val="22"/>
            <w:szCs w:val="22"/>
          </w:rPr>
          <w:t xml:space="preserve">U.N. High </w:t>
        </w:r>
        <w:proofErr w:type="spellStart"/>
        <w:r w:rsidR="0003352F">
          <w:rPr>
            <w:rFonts w:ascii="Arial" w:hAnsi="Arial" w:cs="Arial"/>
            <w:sz w:val="22"/>
            <w:szCs w:val="22"/>
          </w:rPr>
          <w:t>Commision</w:t>
        </w:r>
        <w:proofErr w:type="spellEnd"/>
        <w:r w:rsidR="0003352F">
          <w:rPr>
            <w:rFonts w:ascii="Arial" w:hAnsi="Arial" w:cs="Arial"/>
            <w:sz w:val="22"/>
            <w:szCs w:val="22"/>
          </w:rPr>
          <w:t xml:space="preserve"> on Refugees’</w:t>
        </w:r>
      </w:ins>
      <w:del w:id="179" w:author="Vin Hoey" w:date="2026-05-17T11:39:00Z" w16du:dateUtc="2026-05-17T16:39:00Z">
        <w:r w:rsidRPr="000968AA" w:rsidDel="0003352F">
          <w:rPr>
            <w:rFonts w:ascii="Arial" w:hAnsi="Arial" w:cs="Arial"/>
            <w:sz w:val="22"/>
            <w:szCs w:val="22"/>
            <w:rPrChange w:id="180" w:author="Vin Hoey" w:date="2026-05-17T11:37:00Z" w16du:dateUtc="2026-05-17T16:37:00Z">
              <w:rPr>
                <w:rFonts w:ascii="Arial" w:hAnsi="Arial" w:cs="Arial"/>
                <w:b/>
                <w:bCs/>
                <w:sz w:val="22"/>
                <w:szCs w:val="22"/>
              </w:rPr>
            </w:rPrChange>
          </w:rPr>
          <w:delText xml:space="preserve">UNHCR </w:delText>
        </w:r>
      </w:del>
      <w:ins w:id="181" w:author="Vin Hoey" w:date="2026-05-17T11:39:00Z" w16du:dateUtc="2026-05-17T16:39:00Z">
        <w:r w:rsidR="0003352F">
          <w:rPr>
            <w:rFonts w:ascii="Arial" w:hAnsi="Arial" w:cs="Arial"/>
            <w:sz w:val="22"/>
            <w:szCs w:val="22"/>
          </w:rPr>
          <w:t xml:space="preserve"> </w:t>
        </w:r>
        <w:r w:rsidR="0003352F" w:rsidRPr="000968AA">
          <w:rPr>
            <w:rFonts w:ascii="Arial" w:hAnsi="Arial" w:cs="Arial"/>
            <w:sz w:val="22"/>
            <w:szCs w:val="22"/>
            <w:rPrChange w:id="182" w:author="Vin Hoey" w:date="2026-05-17T11:37:00Z" w16du:dateUtc="2026-05-17T16:37:00Z">
              <w:rPr>
                <w:rFonts w:ascii="Arial" w:hAnsi="Arial" w:cs="Arial"/>
                <w:b/>
                <w:bCs/>
                <w:sz w:val="22"/>
                <w:szCs w:val="22"/>
              </w:rPr>
            </w:rPrChange>
          </w:rPr>
          <w:t xml:space="preserve"> </w:t>
        </w:r>
      </w:ins>
      <w:r w:rsidRPr="000968AA">
        <w:rPr>
          <w:rFonts w:ascii="Arial" w:hAnsi="Arial" w:cs="Arial"/>
          <w:sz w:val="22"/>
          <w:szCs w:val="22"/>
          <w:rPrChange w:id="183" w:author="Vin Hoey" w:date="2026-05-17T11:37:00Z" w16du:dateUtc="2026-05-17T16:37:00Z">
            <w:rPr>
              <w:rFonts w:ascii="Arial" w:hAnsi="Arial" w:cs="Arial"/>
              <w:b/>
              <w:bCs/>
              <w:sz w:val="22"/>
              <w:szCs w:val="22"/>
            </w:rPr>
          </w:rPrChange>
        </w:rPr>
        <w:t>2025 statistics, there are 37.9 million refugees, 68.3 million internally displaced people, and 122.6 million forcibly displaced individuals worldwide? There are 27 million forcibly displaced people in East Africa, with 6 million registered refugees.</w:t>
      </w:r>
    </w:p>
    <w:p w14:paraId="2AC34EBB" w14:textId="77777777" w:rsidR="000968AA" w:rsidRPr="000968AA" w:rsidRDefault="000968AA" w:rsidP="000968AA">
      <w:pPr>
        <w:spacing w:after="120"/>
        <w:rPr>
          <w:rFonts w:ascii="Arial" w:hAnsi="Arial" w:cs="Arial"/>
          <w:sz w:val="22"/>
          <w:szCs w:val="22"/>
          <w:rPrChange w:id="184" w:author="Vin Hoey" w:date="2026-05-17T11:37:00Z" w16du:dateUtc="2026-05-17T16:37:00Z">
            <w:rPr>
              <w:rFonts w:ascii="Arial" w:hAnsi="Arial" w:cs="Arial"/>
              <w:b/>
              <w:bCs/>
              <w:sz w:val="22"/>
              <w:szCs w:val="22"/>
            </w:rPr>
          </w:rPrChange>
        </w:rPr>
        <w:pPrChange w:id="185" w:author="Vin Hoey" w:date="2026-05-17T11:37:00Z" w16du:dateUtc="2026-05-17T16:37:00Z">
          <w:pPr/>
        </w:pPrChange>
      </w:pPr>
      <w:r w:rsidRPr="000968AA">
        <w:rPr>
          <w:rFonts w:ascii="Arial" w:hAnsi="Arial" w:cs="Arial"/>
          <w:sz w:val="22"/>
          <w:szCs w:val="22"/>
          <w:rPrChange w:id="186" w:author="Vin Hoey" w:date="2026-05-17T11:37:00Z" w16du:dateUtc="2026-05-17T16:37:00Z">
            <w:rPr>
              <w:rFonts w:ascii="Arial" w:hAnsi="Arial" w:cs="Arial"/>
              <w:b/>
              <w:bCs/>
              <w:sz w:val="22"/>
              <w:szCs w:val="22"/>
            </w:rPr>
          </w:rPrChange>
        </w:rPr>
        <w:t>Are you curious about the insecurity situation in the Democratic Republic of Congo, the impact of decades of conflict in Kivu, its root causes, and the challenges facing refugees in the Great Lakes region?</w:t>
      </w:r>
    </w:p>
    <w:p w14:paraId="21B0236B" w14:textId="77777777" w:rsidR="000968AA" w:rsidRPr="000968AA" w:rsidRDefault="000968AA" w:rsidP="000968AA">
      <w:pPr>
        <w:spacing w:after="120"/>
        <w:rPr>
          <w:rFonts w:ascii="Arial" w:hAnsi="Arial" w:cs="Arial"/>
          <w:sz w:val="22"/>
          <w:szCs w:val="22"/>
          <w:rPrChange w:id="187" w:author="Vin Hoey" w:date="2026-05-17T11:37:00Z" w16du:dateUtc="2026-05-17T16:37:00Z">
            <w:rPr>
              <w:rFonts w:ascii="Arial" w:hAnsi="Arial" w:cs="Arial"/>
              <w:b/>
              <w:bCs/>
              <w:sz w:val="22"/>
              <w:szCs w:val="22"/>
            </w:rPr>
          </w:rPrChange>
        </w:rPr>
        <w:pPrChange w:id="188" w:author="Vin Hoey" w:date="2026-05-17T11:37:00Z" w16du:dateUtc="2026-05-17T16:37:00Z">
          <w:pPr/>
        </w:pPrChange>
      </w:pPr>
      <w:r w:rsidRPr="000968AA">
        <w:rPr>
          <w:rFonts w:ascii="Arial" w:hAnsi="Arial" w:cs="Arial"/>
          <w:sz w:val="22"/>
          <w:szCs w:val="22"/>
          <w:rPrChange w:id="189" w:author="Vin Hoey" w:date="2026-05-17T11:37:00Z" w16du:dateUtc="2026-05-17T16:37:00Z">
            <w:rPr>
              <w:rFonts w:ascii="Arial" w:hAnsi="Arial" w:cs="Arial"/>
              <w:b/>
              <w:bCs/>
              <w:sz w:val="22"/>
              <w:szCs w:val="22"/>
            </w:rPr>
          </w:rPrChange>
        </w:rPr>
        <w:t>This book aims to shed light on the ongoing issues in the region, their impacts, and how we can collectively support sustainable peacebuilding in Africa to achieve the future we desire.</w:t>
      </w:r>
    </w:p>
    <w:p w14:paraId="7D4B7E48" w14:textId="1086CFB2" w:rsidR="000968AA" w:rsidRPr="000968AA" w:rsidRDefault="000968AA" w:rsidP="000968AA">
      <w:pPr>
        <w:spacing w:after="120"/>
        <w:rPr>
          <w:rFonts w:ascii="Arial" w:hAnsi="Arial" w:cs="Arial"/>
          <w:sz w:val="22"/>
          <w:szCs w:val="22"/>
          <w:rPrChange w:id="190" w:author="Vin Hoey" w:date="2026-05-17T11:37:00Z" w16du:dateUtc="2026-05-17T16:37:00Z">
            <w:rPr>
              <w:rFonts w:ascii="Arial" w:hAnsi="Arial" w:cs="Arial"/>
              <w:b/>
              <w:bCs/>
              <w:sz w:val="22"/>
              <w:szCs w:val="22"/>
            </w:rPr>
          </w:rPrChange>
        </w:rPr>
        <w:pPrChange w:id="191" w:author="Vin Hoey" w:date="2026-05-17T11:37:00Z" w16du:dateUtc="2026-05-17T16:37:00Z">
          <w:pPr/>
        </w:pPrChange>
      </w:pPr>
      <w:r w:rsidRPr="000968AA">
        <w:rPr>
          <w:rFonts w:ascii="Arial" w:hAnsi="Arial" w:cs="Arial"/>
          <w:sz w:val="22"/>
          <w:szCs w:val="22"/>
          <w:rPrChange w:id="192" w:author="Vin Hoey" w:date="2026-05-17T11:37:00Z" w16du:dateUtc="2026-05-17T16:37:00Z">
            <w:rPr>
              <w:rFonts w:ascii="Arial" w:hAnsi="Arial" w:cs="Arial"/>
              <w:b/>
              <w:bCs/>
              <w:sz w:val="22"/>
              <w:szCs w:val="22"/>
            </w:rPr>
          </w:rPrChange>
        </w:rPr>
        <w:t xml:space="preserve">In my book, "Breaking Boundaries," I have shared my journey from my homeland, Kivu, to a refugee camp in </w:t>
      </w:r>
      <w:ins w:id="193" w:author="Vin Hoey" w:date="2026-05-17T11:41:00Z" w16du:dateUtc="2026-05-17T16:41:00Z">
        <w:r w:rsidR="00573CCF">
          <w:rPr>
            <w:rFonts w:ascii="Arial" w:hAnsi="Arial" w:cs="Arial"/>
            <w:sz w:val="22"/>
            <w:szCs w:val="22"/>
          </w:rPr>
          <w:t>Rwanda</w:t>
        </w:r>
      </w:ins>
      <w:del w:id="194" w:author="Vin Hoey" w:date="2026-05-17T11:41:00Z" w16du:dateUtc="2026-05-17T16:41:00Z">
        <w:r w:rsidRPr="000968AA" w:rsidDel="00573CCF">
          <w:rPr>
            <w:rFonts w:ascii="Arial" w:hAnsi="Arial" w:cs="Arial"/>
            <w:sz w:val="22"/>
            <w:szCs w:val="22"/>
            <w:rPrChange w:id="195" w:author="Vin Hoey" w:date="2026-05-17T11:37:00Z" w16du:dateUtc="2026-05-17T16:37:00Z">
              <w:rPr>
                <w:rFonts w:ascii="Arial" w:hAnsi="Arial" w:cs="Arial"/>
                <w:b/>
                <w:bCs/>
                <w:sz w:val="22"/>
                <w:szCs w:val="22"/>
              </w:rPr>
            </w:rPrChange>
          </w:rPr>
          <w:delText>East Africa</w:delText>
        </w:r>
      </w:del>
      <w:r w:rsidRPr="000968AA">
        <w:rPr>
          <w:rFonts w:ascii="Arial" w:hAnsi="Arial" w:cs="Arial"/>
          <w:sz w:val="22"/>
          <w:szCs w:val="22"/>
          <w:rPrChange w:id="196" w:author="Vin Hoey" w:date="2026-05-17T11:37:00Z" w16du:dateUtc="2026-05-17T16:37:00Z">
            <w:rPr>
              <w:rFonts w:ascii="Arial" w:hAnsi="Arial" w:cs="Arial"/>
              <w:b/>
              <w:bCs/>
              <w:sz w:val="22"/>
              <w:szCs w:val="22"/>
            </w:rPr>
          </w:rPrChange>
        </w:rPr>
        <w:t xml:space="preserve">, where I spent more than two decades as a refugee, until I was resettled in the USA. </w:t>
      </w:r>
    </w:p>
    <w:p w14:paraId="54389C1F" w14:textId="77777777" w:rsidR="000968AA" w:rsidRPr="000968AA" w:rsidRDefault="000968AA" w:rsidP="000968AA">
      <w:pPr>
        <w:spacing w:after="120"/>
        <w:rPr>
          <w:rFonts w:ascii="Arial" w:hAnsi="Arial" w:cs="Arial"/>
          <w:sz w:val="22"/>
          <w:szCs w:val="22"/>
          <w:rPrChange w:id="197" w:author="Vin Hoey" w:date="2026-05-17T11:37:00Z" w16du:dateUtc="2026-05-17T16:37:00Z">
            <w:rPr>
              <w:rFonts w:ascii="Arial" w:hAnsi="Arial" w:cs="Arial"/>
              <w:b/>
              <w:bCs/>
              <w:sz w:val="22"/>
              <w:szCs w:val="22"/>
            </w:rPr>
          </w:rPrChange>
        </w:rPr>
        <w:pPrChange w:id="198" w:author="Vin Hoey" w:date="2026-05-17T11:37:00Z" w16du:dateUtc="2026-05-17T16:37:00Z">
          <w:pPr/>
        </w:pPrChange>
      </w:pPr>
      <w:r w:rsidRPr="000968AA">
        <w:rPr>
          <w:rFonts w:ascii="Arial" w:hAnsi="Arial" w:cs="Arial"/>
          <w:sz w:val="22"/>
          <w:szCs w:val="22"/>
          <w:rPrChange w:id="199" w:author="Vin Hoey" w:date="2026-05-17T11:37:00Z" w16du:dateUtc="2026-05-17T16:37:00Z">
            <w:rPr>
              <w:rFonts w:ascii="Arial" w:hAnsi="Arial" w:cs="Arial"/>
              <w:b/>
              <w:bCs/>
              <w:sz w:val="22"/>
              <w:szCs w:val="22"/>
            </w:rPr>
          </w:rPrChange>
        </w:rPr>
        <w:t xml:space="preserve">This narrative represents not only my personal experience but also the story of my entire community: a marginalized Congolese Tutsi group named </w:t>
      </w:r>
      <w:proofErr w:type="spellStart"/>
      <w:r w:rsidRPr="000968AA">
        <w:rPr>
          <w:rFonts w:ascii="Arial" w:hAnsi="Arial" w:cs="Arial"/>
          <w:sz w:val="22"/>
          <w:szCs w:val="22"/>
          <w:rPrChange w:id="200" w:author="Vin Hoey" w:date="2026-05-17T11:37:00Z" w16du:dateUtc="2026-05-17T16:37:00Z">
            <w:rPr>
              <w:rFonts w:ascii="Arial" w:hAnsi="Arial" w:cs="Arial"/>
              <w:b/>
              <w:bCs/>
              <w:sz w:val="22"/>
              <w:szCs w:val="22"/>
            </w:rPr>
          </w:rPrChange>
        </w:rPr>
        <w:t>Rwandophone</w:t>
      </w:r>
      <w:proofErr w:type="spellEnd"/>
      <w:r w:rsidRPr="000968AA">
        <w:rPr>
          <w:rFonts w:ascii="Arial" w:hAnsi="Arial" w:cs="Arial"/>
          <w:sz w:val="22"/>
          <w:szCs w:val="22"/>
          <w:rPrChange w:id="201" w:author="Vin Hoey" w:date="2026-05-17T11:37:00Z" w16du:dateUtc="2026-05-17T16:37:00Z">
            <w:rPr>
              <w:rFonts w:ascii="Arial" w:hAnsi="Arial" w:cs="Arial"/>
              <w:b/>
              <w:bCs/>
              <w:sz w:val="22"/>
              <w:szCs w:val="22"/>
            </w:rPr>
          </w:rPrChange>
        </w:rPr>
        <w:t xml:space="preserve">, facing discrimination and persecution due to its ethnic background. </w:t>
      </w:r>
    </w:p>
    <w:p w14:paraId="1ACA36CB" w14:textId="77777777" w:rsidR="000968AA" w:rsidRPr="000968AA" w:rsidRDefault="000968AA" w:rsidP="000968AA">
      <w:pPr>
        <w:spacing w:after="120"/>
        <w:rPr>
          <w:rFonts w:ascii="Arial" w:hAnsi="Arial" w:cs="Arial"/>
          <w:sz w:val="22"/>
          <w:szCs w:val="22"/>
          <w:rPrChange w:id="202" w:author="Vin Hoey" w:date="2026-05-17T11:37:00Z" w16du:dateUtc="2026-05-17T16:37:00Z">
            <w:rPr>
              <w:rFonts w:ascii="Arial" w:hAnsi="Arial" w:cs="Arial"/>
              <w:b/>
              <w:bCs/>
              <w:sz w:val="22"/>
              <w:szCs w:val="22"/>
            </w:rPr>
          </w:rPrChange>
        </w:rPr>
        <w:pPrChange w:id="203" w:author="Vin Hoey" w:date="2026-05-17T11:37:00Z" w16du:dateUtc="2026-05-17T16:37:00Z">
          <w:pPr/>
        </w:pPrChange>
      </w:pPr>
      <w:r w:rsidRPr="000968AA">
        <w:rPr>
          <w:rFonts w:ascii="Arial" w:hAnsi="Arial" w:cs="Arial"/>
          <w:sz w:val="22"/>
          <w:szCs w:val="22"/>
          <w:rPrChange w:id="204" w:author="Vin Hoey" w:date="2026-05-17T11:37:00Z" w16du:dateUtc="2026-05-17T16:37:00Z">
            <w:rPr>
              <w:rFonts w:ascii="Arial" w:hAnsi="Arial" w:cs="Arial"/>
              <w:b/>
              <w:bCs/>
              <w:sz w:val="22"/>
              <w:szCs w:val="22"/>
            </w:rPr>
          </w:rPrChange>
        </w:rPr>
        <w:t xml:space="preserve">This situation has arisen </w:t>
      </w:r>
      <w:proofErr w:type="gramStart"/>
      <w:r w:rsidRPr="000968AA">
        <w:rPr>
          <w:rFonts w:ascii="Arial" w:hAnsi="Arial" w:cs="Arial"/>
          <w:sz w:val="22"/>
          <w:szCs w:val="22"/>
          <w:rPrChange w:id="205" w:author="Vin Hoey" w:date="2026-05-17T11:37:00Z" w16du:dateUtc="2026-05-17T16:37:00Z">
            <w:rPr>
              <w:rFonts w:ascii="Arial" w:hAnsi="Arial" w:cs="Arial"/>
              <w:b/>
              <w:bCs/>
              <w:sz w:val="22"/>
              <w:szCs w:val="22"/>
            </w:rPr>
          </w:rPrChange>
        </w:rPr>
        <w:t>as a result of</w:t>
      </w:r>
      <w:proofErr w:type="gramEnd"/>
      <w:r w:rsidRPr="000968AA">
        <w:rPr>
          <w:rFonts w:ascii="Arial" w:hAnsi="Arial" w:cs="Arial"/>
          <w:sz w:val="22"/>
          <w:szCs w:val="22"/>
          <w:rPrChange w:id="206" w:author="Vin Hoey" w:date="2026-05-17T11:37:00Z" w16du:dateUtc="2026-05-17T16:37:00Z">
            <w:rPr>
              <w:rFonts w:ascii="Arial" w:hAnsi="Arial" w:cs="Arial"/>
              <w:b/>
              <w:bCs/>
              <w:sz w:val="22"/>
              <w:szCs w:val="22"/>
            </w:rPr>
          </w:rPrChange>
        </w:rPr>
        <w:t xml:space="preserve"> colonization's artificial boundaries in Africa, poor governance, and the lasting impact of the genocide ideology against the Tutsi in the region.</w:t>
      </w:r>
    </w:p>
    <w:p w14:paraId="5AA4C1F1" w14:textId="77777777" w:rsidR="000968AA" w:rsidRPr="000968AA" w:rsidRDefault="000968AA" w:rsidP="000968AA">
      <w:pPr>
        <w:spacing w:after="120"/>
        <w:rPr>
          <w:rFonts w:ascii="Arial" w:hAnsi="Arial" w:cs="Arial"/>
          <w:sz w:val="22"/>
          <w:szCs w:val="22"/>
          <w:rPrChange w:id="207" w:author="Vin Hoey" w:date="2026-05-17T11:37:00Z" w16du:dateUtc="2026-05-17T16:37:00Z">
            <w:rPr>
              <w:rFonts w:ascii="Arial" w:hAnsi="Arial" w:cs="Arial"/>
              <w:b/>
              <w:bCs/>
              <w:sz w:val="22"/>
              <w:szCs w:val="22"/>
            </w:rPr>
          </w:rPrChange>
        </w:rPr>
        <w:pPrChange w:id="208" w:author="Vin Hoey" w:date="2026-05-17T11:37:00Z" w16du:dateUtc="2026-05-17T16:37:00Z">
          <w:pPr/>
        </w:pPrChange>
      </w:pPr>
      <w:r w:rsidRPr="000968AA">
        <w:rPr>
          <w:rFonts w:ascii="Arial" w:hAnsi="Arial" w:cs="Arial"/>
          <w:sz w:val="22"/>
          <w:szCs w:val="22"/>
          <w:rPrChange w:id="209" w:author="Vin Hoey" w:date="2026-05-17T11:37:00Z" w16du:dateUtc="2026-05-17T16:37:00Z">
            <w:rPr>
              <w:rFonts w:ascii="Arial" w:hAnsi="Arial" w:cs="Arial"/>
              <w:b/>
              <w:bCs/>
              <w:sz w:val="22"/>
              <w:szCs w:val="22"/>
            </w:rPr>
          </w:rPrChange>
        </w:rPr>
        <w:t>Eric, as a resilient survival and servant leader over the last decade, has actively coordinated the commemoration and tribute to the Congolese Tutsi victims of genocide ideology in the region.</w:t>
      </w:r>
    </w:p>
    <w:p w14:paraId="7DB11D3A" w14:textId="77777777" w:rsidR="000968AA" w:rsidRPr="000968AA" w:rsidRDefault="000968AA" w:rsidP="000968AA">
      <w:pPr>
        <w:spacing w:after="120"/>
        <w:rPr>
          <w:rFonts w:ascii="Arial" w:hAnsi="Arial" w:cs="Arial"/>
          <w:sz w:val="22"/>
          <w:szCs w:val="22"/>
          <w:rPrChange w:id="210" w:author="Vin Hoey" w:date="2026-05-17T11:37:00Z" w16du:dateUtc="2026-05-17T16:37:00Z">
            <w:rPr>
              <w:rFonts w:ascii="Arial" w:hAnsi="Arial" w:cs="Arial"/>
              <w:b/>
              <w:bCs/>
              <w:sz w:val="22"/>
              <w:szCs w:val="22"/>
            </w:rPr>
          </w:rPrChange>
        </w:rPr>
        <w:pPrChange w:id="211" w:author="Vin Hoey" w:date="2026-05-17T11:37:00Z" w16du:dateUtc="2026-05-17T16:37:00Z">
          <w:pPr/>
        </w:pPrChange>
      </w:pPr>
      <w:r w:rsidRPr="000968AA">
        <w:rPr>
          <w:rFonts w:ascii="Arial" w:hAnsi="Arial" w:cs="Arial"/>
          <w:sz w:val="22"/>
          <w:szCs w:val="22"/>
          <w:rPrChange w:id="212" w:author="Vin Hoey" w:date="2026-05-17T11:37:00Z" w16du:dateUtc="2026-05-17T16:37:00Z">
            <w:rPr>
              <w:rFonts w:ascii="Arial" w:hAnsi="Arial" w:cs="Arial"/>
              <w:b/>
              <w:bCs/>
              <w:sz w:val="22"/>
              <w:szCs w:val="22"/>
            </w:rPr>
          </w:rPrChange>
        </w:rPr>
        <w:t>His commitment to the cause of social justice underscores the importance of recognizing and honoring their memory, healing broken hearts, and striving for regional peacebuilding.</w:t>
      </w:r>
    </w:p>
    <w:p w14:paraId="0EBB42BE" w14:textId="77777777" w:rsidR="000968AA" w:rsidRPr="000968AA" w:rsidRDefault="000968AA" w:rsidP="000968AA">
      <w:pPr>
        <w:spacing w:after="120"/>
        <w:rPr>
          <w:rFonts w:ascii="Arial" w:hAnsi="Arial" w:cs="Arial"/>
          <w:sz w:val="22"/>
          <w:szCs w:val="22"/>
          <w:rPrChange w:id="213" w:author="Vin Hoey" w:date="2026-05-17T11:37:00Z" w16du:dateUtc="2026-05-17T16:37:00Z">
            <w:rPr>
              <w:rFonts w:ascii="Arial" w:hAnsi="Arial" w:cs="Arial"/>
              <w:b/>
              <w:bCs/>
              <w:sz w:val="22"/>
              <w:szCs w:val="22"/>
            </w:rPr>
          </w:rPrChange>
        </w:rPr>
        <w:pPrChange w:id="214" w:author="Vin Hoey" w:date="2026-05-17T11:37:00Z" w16du:dateUtc="2026-05-17T16:37:00Z">
          <w:pPr/>
        </w:pPrChange>
      </w:pPr>
      <w:r w:rsidRPr="000968AA">
        <w:rPr>
          <w:rFonts w:ascii="Arial" w:hAnsi="Arial" w:cs="Arial"/>
          <w:sz w:val="22"/>
          <w:szCs w:val="22"/>
          <w:rPrChange w:id="215" w:author="Vin Hoey" w:date="2026-05-17T11:37:00Z" w16du:dateUtc="2026-05-17T16:37:00Z">
            <w:rPr>
              <w:rFonts w:ascii="Arial" w:hAnsi="Arial" w:cs="Arial"/>
              <w:b/>
              <w:bCs/>
              <w:sz w:val="22"/>
              <w:szCs w:val="22"/>
            </w:rPr>
          </w:rPrChange>
        </w:rPr>
        <w:t>In addition, the book showcases the author’s impressive 15-year journey in humanitarian work as a philanthropic civil engineer dedicated to fostering hope, resilience, and commitment to empowering refugee youth and providing emotional healing to those in need.</w:t>
      </w:r>
    </w:p>
    <w:p w14:paraId="40FC327D" w14:textId="79D1D163" w:rsidR="000968AA" w:rsidRPr="000968AA" w:rsidRDefault="000968AA" w:rsidP="000968AA">
      <w:pPr>
        <w:spacing w:after="120"/>
        <w:rPr>
          <w:rFonts w:ascii="Arial" w:hAnsi="Arial" w:cs="Arial"/>
          <w:sz w:val="22"/>
          <w:szCs w:val="22"/>
          <w:rPrChange w:id="216" w:author="Vin Hoey" w:date="2026-05-17T11:37:00Z" w16du:dateUtc="2026-05-17T16:37:00Z">
            <w:rPr>
              <w:rFonts w:ascii="Arial" w:hAnsi="Arial" w:cs="Arial"/>
              <w:b/>
              <w:bCs/>
              <w:sz w:val="22"/>
              <w:szCs w:val="22"/>
            </w:rPr>
          </w:rPrChange>
        </w:rPr>
        <w:pPrChange w:id="217" w:author="Vin Hoey" w:date="2026-05-17T11:37:00Z" w16du:dateUtc="2026-05-17T16:37:00Z">
          <w:pPr/>
        </w:pPrChange>
      </w:pPr>
      <w:r w:rsidRPr="000968AA">
        <w:rPr>
          <w:rFonts w:ascii="Arial" w:hAnsi="Arial" w:cs="Arial"/>
          <w:sz w:val="22"/>
          <w:szCs w:val="22"/>
          <w:rPrChange w:id="218" w:author="Vin Hoey" w:date="2026-05-17T11:37:00Z" w16du:dateUtc="2026-05-17T16:37:00Z">
            <w:rPr>
              <w:rFonts w:ascii="Arial" w:hAnsi="Arial" w:cs="Arial"/>
              <w:b/>
              <w:bCs/>
              <w:sz w:val="22"/>
              <w:szCs w:val="22"/>
            </w:rPr>
          </w:rPrChange>
        </w:rPr>
        <w:t xml:space="preserve">Through initiatives such as Engineers4Humanity, Forum Amis de la Paix, and the establishment of Hope School in </w:t>
      </w:r>
      <w:ins w:id="219" w:author="Vin Hoey" w:date="2026-05-17T11:42:00Z" w16du:dateUtc="2026-05-17T16:42:00Z">
        <w:r w:rsidR="003275FD">
          <w:rPr>
            <w:rFonts w:ascii="Arial" w:hAnsi="Arial" w:cs="Arial"/>
            <w:sz w:val="22"/>
            <w:szCs w:val="22"/>
          </w:rPr>
          <w:t xml:space="preserve">the </w:t>
        </w:r>
      </w:ins>
      <w:proofErr w:type="spellStart"/>
      <w:r w:rsidRPr="000968AA">
        <w:rPr>
          <w:rFonts w:ascii="Arial" w:hAnsi="Arial" w:cs="Arial"/>
          <w:sz w:val="22"/>
          <w:szCs w:val="22"/>
          <w:rPrChange w:id="220" w:author="Vin Hoey" w:date="2026-05-17T11:37:00Z" w16du:dateUtc="2026-05-17T16:37:00Z">
            <w:rPr>
              <w:rFonts w:ascii="Arial" w:hAnsi="Arial" w:cs="Arial"/>
              <w:b/>
              <w:bCs/>
              <w:sz w:val="22"/>
              <w:szCs w:val="22"/>
            </w:rPr>
          </w:rPrChange>
        </w:rPr>
        <w:t>Gihembe</w:t>
      </w:r>
      <w:proofErr w:type="spellEnd"/>
      <w:r w:rsidRPr="000968AA">
        <w:rPr>
          <w:rFonts w:ascii="Arial" w:hAnsi="Arial" w:cs="Arial"/>
          <w:sz w:val="22"/>
          <w:szCs w:val="22"/>
          <w:rPrChange w:id="221" w:author="Vin Hoey" w:date="2026-05-17T11:37:00Z" w16du:dateUtc="2026-05-17T16:37:00Z">
            <w:rPr>
              <w:rFonts w:ascii="Arial" w:hAnsi="Arial" w:cs="Arial"/>
              <w:b/>
              <w:bCs/>
              <w:sz w:val="22"/>
              <w:szCs w:val="22"/>
            </w:rPr>
          </w:rPrChange>
        </w:rPr>
        <w:t xml:space="preserve"> Refugee Camp </w:t>
      </w:r>
      <w:ins w:id="222" w:author="Vin Hoey" w:date="2026-05-17T11:42:00Z" w16du:dateUtc="2026-05-17T16:42:00Z">
        <w:r w:rsidR="003275FD">
          <w:rPr>
            <w:rFonts w:ascii="Arial" w:hAnsi="Arial" w:cs="Arial"/>
            <w:sz w:val="22"/>
            <w:szCs w:val="22"/>
          </w:rPr>
          <w:t xml:space="preserve">Rwanda </w:t>
        </w:r>
      </w:ins>
      <w:r w:rsidRPr="000968AA">
        <w:rPr>
          <w:rFonts w:ascii="Arial" w:hAnsi="Arial" w:cs="Arial"/>
          <w:sz w:val="22"/>
          <w:szCs w:val="22"/>
          <w:rPrChange w:id="223" w:author="Vin Hoey" w:date="2026-05-17T11:37:00Z" w16du:dateUtc="2026-05-17T16:37:00Z">
            <w:rPr>
              <w:rFonts w:ascii="Arial" w:hAnsi="Arial" w:cs="Arial"/>
              <w:b/>
              <w:bCs/>
              <w:sz w:val="22"/>
              <w:szCs w:val="22"/>
            </w:rPr>
          </w:rPrChange>
        </w:rPr>
        <w:t>in 2009.</w:t>
      </w:r>
    </w:p>
    <w:p w14:paraId="2629B97B" w14:textId="5C5B410E" w:rsidR="000968AA" w:rsidRPr="000968AA" w:rsidRDefault="000968AA" w:rsidP="000968AA">
      <w:pPr>
        <w:spacing w:after="120"/>
        <w:rPr>
          <w:rFonts w:ascii="Arial" w:hAnsi="Arial" w:cs="Arial"/>
          <w:sz w:val="22"/>
          <w:szCs w:val="22"/>
          <w:rPrChange w:id="224" w:author="Vin Hoey" w:date="2026-05-17T11:37:00Z" w16du:dateUtc="2026-05-17T16:37:00Z">
            <w:rPr>
              <w:rFonts w:ascii="Arial" w:hAnsi="Arial" w:cs="Arial"/>
              <w:b/>
              <w:bCs/>
              <w:sz w:val="22"/>
              <w:szCs w:val="22"/>
            </w:rPr>
          </w:rPrChange>
        </w:rPr>
        <w:pPrChange w:id="225" w:author="Vin Hoey" w:date="2026-05-17T11:37:00Z" w16du:dateUtc="2026-05-17T16:37:00Z">
          <w:pPr/>
        </w:pPrChange>
      </w:pPr>
      <w:r w:rsidRPr="000968AA">
        <w:rPr>
          <w:rFonts w:ascii="Arial" w:hAnsi="Arial" w:cs="Arial"/>
          <w:sz w:val="22"/>
          <w:szCs w:val="22"/>
          <w:rPrChange w:id="226" w:author="Vin Hoey" w:date="2026-05-17T11:37:00Z" w16du:dateUtc="2026-05-17T16:37:00Z">
            <w:rPr>
              <w:rFonts w:ascii="Arial" w:hAnsi="Arial" w:cs="Arial"/>
              <w:b/>
              <w:bCs/>
              <w:sz w:val="22"/>
              <w:szCs w:val="22"/>
            </w:rPr>
          </w:rPrChange>
        </w:rPr>
        <w:t xml:space="preserve">It is an inspiring </w:t>
      </w:r>
      <w:ins w:id="227" w:author="Vin Hoey" w:date="2026-05-17T11:42:00Z" w16du:dateUtc="2026-05-17T16:42:00Z">
        <w:r w:rsidR="003275FD">
          <w:rPr>
            <w:rFonts w:ascii="Arial" w:hAnsi="Arial" w:cs="Arial"/>
            <w:sz w:val="22"/>
            <w:szCs w:val="22"/>
          </w:rPr>
          <w:t xml:space="preserve">story of </w:t>
        </w:r>
      </w:ins>
      <w:r w:rsidRPr="000968AA">
        <w:rPr>
          <w:rFonts w:ascii="Arial" w:hAnsi="Arial" w:cs="Arial"/>
          <w:sz w:val="22"/>
          <w:szCs w:val="22"/>
          <w:rPrChange w:id="228" w:author="Vin Hoey" w:date="2026-05-17T11:37:00Z" w16du:dateUtc="2026-05-17T16:37:00Z">
            <w:rPr>
              <w:rFonts w:ascii="Arial" w:hAnsi="Arial" w:cs="Arial"/>
              <w:b/>
              <w:bCs/>
              <w:sz w:val="22"/>
              <w:szCs w:val="22"/>
            </w:rPr>
          </w:rPrChange>
        </w:rPr>
        <w:t>refugee self-reliance</w:t>
      </w:r>
      <w:del w:id="229" w:author="Vin Hoey" w:date="2026-05-17T11:42:00Z" w16du:dateUtc="2026-05-17T16:42:00Z">
        <w:r w:rsidRPr="000968AA" w:rsidDel="003275FD">
          <w:rPr>
            <w:rFonts w:ascii="Arial" w:hAnsi="Arial" w:cs="Arial"/>
            <w:sz w:val="22"/>
            <w:szCs w:val="22"/>
            <w:rPrChange w:id="230" w:author="Vin Hoey" w:date="2026-05-17T11:37:00Z" w16du:dateUtc="2026-05-17T16:37:00Z">
              <w:rPr>
                <w:rFonts w:ascii="Arial" w:hAnsi="Arial" w:cs="Arial"/>
                <w:b/>
                <w:bCs/>
                <w:sz w:val="22"/>
                <w:szCs w:val="22"/>
              </w:rPr>
            </w:rPrChange>
          </w:rPr>
          <w:delText xml:space="preserve"> story</w:delText>
        </w:r>
      </w:del>
      <w:r w:rsidRPr="000968AA">
        <w:rPr>
          <w:rFonts w:ascii="Arial" w:hAnsi="Arial" w:cs="Arial"/>
          <w:sz w:val="22"/>
          <w:szCs w:val="22"/>
          <w:rPrChange w:id="231" w:author="Vin Hoey" w:date="2026-05-17T11:37:00Z" w16du:dateUtc="2026-05-17T16:37:00Z">
            <w:rPr>
              <w:rFonts w:ascii="Arial" w:hAnsi="Arial" w:cs="Arial"/>
              <w:b/>
              <w:bCs/>
              <w:sz w:val="22"/>
              <w:szCs w:val="22"/>
            </w:rPr>
          </w:rPrChange>
        </w:rPr>
        <w:t xml:space="preserve">. From 2008 to the present, Eric has joined forces with fellow young refugee students to create meaningful change, transforming the lives of hundreds of refugees facing adversity in </w:t>
      </w:r>
      <w:ins w:id="232" w:author="Vin Hoey" w:date="2026-05-17T11:42:00Z" w16du:dateUtc="2026-05-17T16:42:00Z">
        <w:r w:rsidR="003275FD">
          <w:rPr>
            <w:rFonts w:ascii="Arial" w:hAnsi="Arial" w:cs="Arial"/>
            <w:sz w:val="22"/>
            <w:szCs w:val="22"/>
          </w:rPr>
          <w:t>Rwanda</w:t>
        </w:r>
      </w:ins>
      <w:del w:id="233" w:author="Vin Hoey" w:date="2026-05-17T11:42:00Z" w16du:dateUtc="2026-05-17T16:42:00Z">
        <w:r w:rsidRPr="000968AA" w:rsidDel="003275FD">
          <w:rPr>
            <w:rFonts w:ascii="Arial" w:hAnsi="Arial" w:cs="Arial"/>
            <w:sz w:val="22"/>
            <w:szCs w:val="22"/>
            <w:rPrChange w:id="234" w:author="Vin Hoey" w:date="2026-05-17T11:37:00Z" w16du:dateUtc="2026-05-17T16:37:00Z">
              <w:rPr>
                <w:rFonts w:ascii="Arial" w:hAnsi="Arial" w:cs="Arial"/>
                <w:b/>
                <w:bCs/>
                <w:sz w:val="22"/>
                <w:szCs w:val="22"/>
              </w:rPr>
            </w:rPrChange>
          </w:rPr>
          <w:delText>East Africa</w:delText>
        </w:r>
      </w:del>
      <w:r w:rsidRPr="000968AA">
        <w:rPr>
          <w:rFonts w:ascii="Arial" w:hAnsi="Arial" w:cs="Arial"/>
          <w:sz w:val="22"/>
          <w:szCs w:val="22"/>
          <w:rPrChange w:id="235" w:author="Vin Hoey" w:date="2026-05-17T11:37:00Z" w16du:dateUtc="2026-05-17T16:37:00Z">
            <w:rPr>
              <w:rFonts w:ascii="Arial" w:hAnsi="Arial" w:cs="Arial"/>
              <w:b/>
              <w:bCs/>
              <w:sz w:val="22"/>
              <w:szCs w:val="22"/>
            </w:rPr>
          </w:rPrChange>
        </w:rPr>
        <w:t>.</w:t>
      </w:r>
    </w:p>
    <w:p w14:paraId="29BD75E2" w14:textId="77777777" w:rsidR="000968AA" w:rsidRPr="000968AA" w:rsidRDefault="000968AA" w:rsidP="000968AA">
      <w:pPr>
        <w:spacing w:after="120"/>
        <w:rPr>
          <w:rFonts w:ascii="Arial" w:hAnsi="Arial" w:cs="Arial"/>
          <w:sz w:val="22"/>
          <w:szCs w:val="22"/>
          <w:rPrChange w:id="236" w:author="Vin Hoey" w:date="2026-05-17T11:37:00Z" w16du:dateUtc="2026-05-17T16:37:00Z">
            <w:rPr>
              <w:rFonts w:ascii="Arial" w:hAnsi="Arial" w:cs="Arial"/>
              <w:b/>
              <w:bCs/>
              <w:sz w:val="22"/>
              <w:szCs w:val="22"/>
            </w:rPr>
          </w:rPrChange>
        </w:rPr>
        <w:pPrChange w:id="237" w:author="Vin Hoey" w:date="2026-05-17T11:37:00Z" w16du:dateUtc="2026-05-17T16:37:00Z">
          <w:pPr/>
        </w:pPrChange>
      </w:pPr>
      <w:r w:rsidRPr="000968AA">
        <w:rPr>
          <w:rFonts w:ascii="Arial" w:hAnsi="Arial" w:cs="Arial"/>
          <w:sz w:val="22"/>
          <w:szCs w:val="22"/>
          <w:rPrChange w:id="238" w:author="Vin Hoey" w:date="2026-05-17T11:37:00Z" w16du:dateUtc="2026-05-17T16:37:00Z">
            <w:rPr>
              <w:rFonts w:ascii="Arial" w:hAnsi="Arial" w:cs="Arial"/>
              <w:b/>
              <w:bCs/>
              <w:sz w:val="22"/>
              <w:szCs w:val="22"/>
            </w:rPr>
          </w:rPrChange>
        </w:rPr>
        <w:t>It is an inspiring invitation to engage in philanthropy and support refugee and immigrant inclusion and self-reliance programs, which can make a meaningful difference in the world.</w:t>
      </w:r>
    </w:p>
    <w:p w14:paraId="64601C8A" w14:textId="397DE2A6" w:rsidR="000968AA" w:rsidRDefault="000968AA" w:rsidP="000968AA">
      <w:pPr>
        <w:spacing w:after="120"/>
        <w:rPr>
          <w:ins w:id="239" w:author="Vin Hoey" w:date="2026-05-17T11:44:00Z" w16du:dateUtc="2026-05-17T16:44:00Z"/>
          <w:rFonts w:ascii="Arial" w:hAnsi="Arial" w:cs="Arial"/>
          <w:sz w:val="22"/>
          <w:szCs w:val="22"/>
        </w:rPr>
      </w:pPr>
      <w:r w:rsidRPr="000968AA">
        <w:rPr>
          <w:rFonts w:ascii="Arial" w:hAnsi="Arial" w:cs="Arial"/>
          <w:sz w:val="22"/>
          <w:szCs w:val="22"/>
          <w:rPrChange w:id="240" w:author="Vin Hoey" w:date="2026-05-17T11:37:00Z" w16du:dateUtc="2026-05-17T16:37:00Z">
            <w:rPr>
              <w:rFonts w:ascii="Arial" w:hAnsi="Arial" w:cs="Arial"/>
              <w:b/>
              <w:bCs/>
              <w:sz w:val="22"/>
              <w:szCs w:val="22"/>
            </w:rPr>
          </w:rPrChange>
        </w:rPr>
        <w:t>Are you ready to join the movement and build a brighter future together? Join the Engineers4</w:t>
      </w:r>
      <w:ins w:id="241" w:author="Vin Hoey" w:date="2026-05-17T11:43:00Z" w16du:dateUtc="2026-05-17T16:43:00Z">
        <w:r w:rsidR="00687C11">
          <w:rPr>
            <w:rFonts w:ascii="Arial" w:hAnsi="Arial" w:cs="Arial"/>
            <w:sz w:val="22"/>
            <w:szCs w:val="22"/>
          </w:rPr>
          <w:t>H</w:t>
        </w:r>
      </w:ins>
      <w:del w:id="242" w:author="Vin Hoey" w:date="2026-05-17T11:43:00Z" w16du:dateUtc="2026-05-17T16:43:00Z">
        <w:r w:rsidRPr="000968AA" w:rsidDel="00687C11">
          <w:rPr>
            <w:rFonts w:ascii="Arial" w:hAnsi="Arial" w:cs="Arial"/>
            <w:sz w:val="22"/>
            <w:szCs w:val="22"/>
            <w:rPrChange w:id="243" w:author="Vin Hoey" w:date="2026-05-17T11:37:00Z" w16du:dateUtc="2026-05-17T16:37:00Z">
              <w:rPr>
                <w:rFonts w:ascii="Arial" w:hAnsi="Arial" w:cs="Arial"/>
                <w:b/>
                <w:bCs/>
                <w:sz w:val="22"/>
                <w:szCs w:val="22"/>
              </w:rPr>
            </w:rPrChange>
          </w:rPr>
          <w:delText>h</w:delText>
        </w:r>
      </w:del>
      <w:r w:rsidRPr="000968AA">
        <w:rPr>
          <w:rFonts w:ascii="Arial" w:hAnsi="Arial" w:cs="Arial"/>
          <w:sz w:val="22"/>
          <w:szCs w:val="22"/>
          <w:rPrChange w:id="244" w:author="Vin Hoey" w:date="2026-05-17T11:37:00Z" w16du:dateUtc="2026-05-17T16:37:00Z">
            <w:rPr>
              <w:rFonts w:ascii="Arial" w:hAnsi="Arial" w:cs="Arial"/>
              <w:b/>
              <w:bCs/>
              <w:sz w:val="22"/>
              <w:szCs w:val="22"/>
            </w:rPr>
          </w:rPrChange>
        </w:rPr>
        <w:t>umanity organization.</w:t>
      </w:r>
    </w:p>
    <w:p w14:paraId="52C285A0" w14:textId="77777777" w:rsidR="00855B66" w:rsidRDefault="00855B66" w:rsidP="000968AA">
      <w:pPr>
        <w:spacing w:after="120"/>
        <w:rPr>
          <w:ins w:id="245" w:author="Vin Hoey" w:date="2026-05-17T11:44:00Z" w16du:dateUtc="2026-05-17T16:44:00Z"/>
          <w:rFonts w:ascii="Arial" w:hAnsi="Arial" w:cs="Arial"/>
          <w:sz w:val="22"/>
          <w:szCs w:val="22"/>
        </w:rPr>
      </w:pPr>
    </w:p>
    <w:p w14:paraId="36337853" w14:textId="706F24A6" w:rsidR="00855B66" w:rsidRPr="00855B66" w:rsidRDefault="00855B66" w:rsidP="00855B66">
      <w:pPr>
        <w:spacing w:after="120"/>
        <w:rPr>
          <w:rFonts w:ascii="Arial" w:hAnsi="Arial" w:cs="Arial"/>
          <w:sz w:val="22"/>
          <w:szCs w:val="22"/>
        </w:rPr>
      </w:pPr>
      <w:r>
        <w:rPr>
          <w:rFonts w:ascii="Arial" w:hAnsi="Arial" w:cs="Arial"/>
          <w:sz w:val="22"/>
          <w:szCs w:val="22"/>
        </w:rPr>
        <w:t>Button – Impact and Videos of Testimonies</w:t>
      </w:r>
      <w:ins w:id="246" w:author="Vin Hoey" w:date="2026-05-17T11:46:00Z" w16du:dateUtc="2026-05-17T16:46:00Z">
        <w:r w:rsidR="006864AD">
          <w:rPr>
            <w:rFonts w:ascii="Arial" w:hAnsi="Arial" w:cs="Arial"/>
            <w:sz w:val="22"/>
            <w:szCs w:val="22"/>
          </w:rPr>
          <w:t xml:space="preserve"> – there is nothing connected to this link (</w:t>
        </w:r>
      </w:ins>
      <w:ins w:id="247" w:author="Vin Hoey" w:date="2026-05-17T11:47:00Z" w16du:dateUtc="2026-05-17T16:47:00Z">
        <w:r w:rsidR="006864AD">
          <w:rPr>
            <w:rFonts w:ascii="Arial" w:hAnsi="Arial" w:cs="Arial"/>
            <w:sz w:val="22"/>
            <w:szCs w:val="22"/>
          </w:rPr>
          <w:t xml:space="preserve">Suggest </w:t>
        </w:r>
      </w:ins>
      <w:ins w:id="248" w:author="Vin Hoey" w:date="2026-05-17T11:46:00Z" w16du:dateUtc="2026-05-17T16:46:00Z">
        <w:r w:rsidR="006864AD">
          <w:rPr>
            <w:rFonts w:ascii="Arial" w:hAnsi="Arial" w:cs="Arial"/>
            <w:sz w:val="22"/>
            <w:szCs w:val="22"/>
          </w:rPr>
          <w:t>delet</w:t>
        </w:r>
      </w:ins>
      <w:ins w:id="249" w:author="Vin Hoey" w:date="2026-05-17T11:47:00Z" w16du:dateUtc="2026-05-17T16:47:00Z">
        <w:r w:rsidR="006864AD">
          <w:rPr>
            <w:rFonts w:ascii="Arial" w:hAnsi="Arial" w:cs="Arial"/>
            <w:sz w:val="22"/>
            <w:szCs w:val="22"/>
          </w:rPr>
          <w:t>ing</w:t>
        </w:r>
      </w:ins>
      <w:ins w:id="250" w:author="Vin Hoey" w:date="2026-05-17T11:46:00Z" w16du:dateUtc="2026-05-17T16:46:00Z">
        <w:r w:rsidR="006864AD">
          <w:rPr>
            <w:rFonts w:ascii="Arial" w:hAnsi="Arial" w:cs="Arial"/>
            <w:sz w:val="22"/>
            <w:szCs w:val="22"/>
          </w:rPr>
          <w:t xml:space="preserve"> this button for now, unless the link can be completed quickly</w:t>
        </w:r>
      </w:ins>
      <w:ins w:id="251" w:author="Vin Hoey" w:date="2026-05-17T11:47:00Z" w16du:dateUtc="2026-05-17T16:47:00Z">
        <w:r w:rsidR="006864AD">
          <w:rPr>
            <w:rFonts w:ascii="Arial" w:hAnsi="Arial" w:cs="Arial"/>
            <w:sz w:val="22"/>
            <w:szCs w:val="22"/>
          </w:rPr>
          <w:t>,</w:t>
        </w:r>
      </w:ins>
      <w:ins w:id="252" w:author="Vin Hoey" w:date="2026-05-17T11:46:00Z" w16du:dateUtc="2026-05-17T16:46:00Z">
        <w:r w:rsidR="006864AD">
          <w:rPr>
            <w:rFonts w:ascii="Arial" w:hAnsi="Arial" w:cs="Arial"/>
            <w:sz w:val="22"/>
            <w:szCs w:val="22"/>
          </w:rPr>
          <w:t xml:space="preserve"> and add it later).</w:t>
        </w:r>
      </w:ins>
    </w:p>
    <w:p w14:paraId="57BE06FF" w14:textId="77777777" w:rsidR="000968AA" w:rsidRPr="000968AA" w:rsidRDefault="000968AA" w:rsidP="00720BB0">
      <w:pPr>
        <w:rPr>
          <w:rFonts w:ascii="Arial" w:hAnsi="Arial" w:cs="Arial"/>
          <w:sz w:val="22"/>
          <w:szCs w:val="22"/>
        </w:rPr>
      </w:pPr>
    </w:p>
    <w:p w14:paraId="231CC3E3" w14:textId="77777777" w:rsidR="000968AA" w:rsidRPr="000968AA" w:rsidRDefault="000968AA" w:rsidP="00720BB0">
      <w:pPr>
        <w:rPr>
          <w:ins w:id="253" w:author="Vin Hoey" w:date="2026-05-17T11:23:00Z" w16du:dateUtc="2026-05-17T16:23:00Z"/>
          <w:rFonts w:ascii="Arial" w:hAnsi="Arial" w:cs="Arial"/>
          <w:sz w:val="22"/>
          <w:szCs w:val="22"/>
        </w:rPr>
      </w:pPr>
    </w:p>
    <w:p w14:paraId="7B2C4F88" w14:textId="77777777" w:rsidR="000E0143" w:rsidRPr="000E0143" w:rsidRDefault="000E0143" w:rsidP="000E0143">
      <w:pPr>
        <w:rPr>
          <w:rFonts w:ascii="Arial" w:hAnsi="Arial" w:cs="Arial"/>
          <w:b/>
          <w:bCs/>
          <w:sz w:val="22"/>
          <w:szCs w:val="22"/>
        </w:rPr>
      </w:pPr>
      <w:r w:rsidRPr="000E0143">
        <w:rPr>
          <w:rFonts w:ascii="Arial" w:hAnsi="Arial" w:cs="Arial"/>
          <w:b/>
          <w:bCs/>
          <w:sz w:val="22"/>
          <w:szCs w:val="22"/>
        </w:rPr>
        <w:t>Success Stories &amp; Testimony</w:t>
      </w:r>
    </w:p>
    <w:p w14:paraId="6DF41462" w14:textId="77777777" w:rsidR="000E0143" w:rsidRPr="000E0143" w:rsidRDefault="000E0143" w:rsidP="000E0143">
      <w:pPr>
        <w:rPr>
          <w:rFonts w:ascii="Arial" w:hAnsi="Arial" w:cs="Arial"/>
          <w:sz w:val="22"/>
          <w:szCs w:val="22"/>
        </w:rPr>
      </w:pPr>
      <w:r w:rsidRPr="000E0143">
        <w:rPr>
          <w:rFonts w:ascii="Arial" w:hAnsi="Arial" w:cs="Arial"/>
          <w:sz w:val="22"/>
          <w:szCs w:val="22"/>
        </w:rPr>
        <w:t>The refugee education program has hundreds of success stories, and beneficiaries' testimonials highlight its positive impacts. Let's share a few of them.</w:t>
      </w:r>
    </w:p>
    <w:p w14:paraId="47BED6BB" w14:textId="7A42107E" w:rsidR="000E0143" w:rsidRPr="000E0143" w:rsidRDefault="000E0143" w:rsidP="000E0143">
      <w:pPr>
        <w:rPr>
          <w:rFonts w:ascii="Arial" w:hAnsi="Arial" w:cs="Arial"/>
          <w:sz w:val="22"/>
          <w:szCs w:val="22"/>
        </w:rPr>
      </w:pPr>
    </w:p>
    <w:p w14:paraId="7F40A9C2" w14:textId="77777777" w:rsidR="000E0143" w:rsidRPr="000E0143" w:rsidRDefault="000E0143" w:rsidP="000E0143">
      <w:pPr>
        <w:rPr>
          <w:rFonts w:ascii="Arial" w:hAnsi="Arial" w:cs="Arial"/>
          <w:b/>
          <w:bCs/>
          <w:sz w:val="22"/>
          <w:szCs w:val="22"/>
        </w:rPr>
      </w:pPr>
      <w:r w:rsidRPr="000E0143">
        <w:rPr>
          <w:rFonts w:ascii="Arial" w:hAnsi="Arial" w:cs="Arial"/>
          <w:b/>
          <w:bCs/>
          <w:sz w:val="22"/>
          <w:szCs w:val="22"/>
        </w:rPr>
        <w:t xml:space="preserve">Bosco </w:t>
      </w:r>
      <w:proofErr w:type="spellStart"/>
      <w:r w:rsidRPr="000E0143">
        <w:rPr>
          <w:rFonts w:ascii="Arial" w:hAnsi="Arial" w:cs="Arial"/>
          <w:b/>
          <w:bCs/>
          <w:sz w:val="22"/>
          <w:szCs w:val="22"/>
        </w:rPr>
        <w:t>Izabayo</w:t>
      </w:r>
      <w:proofErr w:type="spellEnd"/>
    </w:p>
    <w:p w14:paraId="6EBD71E8" w14:textId="2157D1EE" w:rsidR="000E0143" w:rsidRDefault="000E0143" w:rsidP="000E0143">
      <w:pPr>
        <w:rPr>
          <w:ins w:id="254" w:author="Vin Hoey" w:date="2026-05-17T12:06:00Z" w16du:dateUtc="2026-05-17T17:06:00Z"/>
          <w:rFonts w:ascii="Arial" w:hAnsi="Arial" w:cs="Arial"/>
          <w:b/>
          <w:bCs/>
          <w:sz w:val="22"/>
          <w:szCs w:val="22"/>
        </w:rPr>
      </w:pPr>
      <w:r w:rsidRPr="000E0143">
        <w:rPr>
          <w:rFonts w:ascii="Arial" w:hAnsi="Arial" w:cs="Arial"/>
          <w:b/>
          <w:bCs/>
          <w:sz w:val="22"/>
          <w:szCs w:val="22"/>
        </w:rPr>
        <w:t>Alum</w:t>
      </w:r>
      <w:del w:id="255" w:author="Vin Hoey" w:date="2026-05-17T12:06:00Z" w16du:dateUtc="2026-05-17T17:06:00Z">
        <w:r w:rsidRPr="000E0143" w:rsidDel="00B71959">
          <w:rPr>
            <w:rFonts w:ascii="Arial" w:hAnsi="Arial" w:cs="Arial"/>
            <w:b/>
            <w:bCs/>
            <w:sz w:val="22"/>
            <w:szCs w:val="22"/>
          </w:rPr>
          <w:delText>nae</w:delText>
        </w:r>
      </w:del>
      <w:r w:rsidRPr="000E0143">
        <w:rPr>
          <w:rFonts w:ascii="Arial" w:hAnsi="Arial" w:cs="Arial"/>
          <w:b/>
          <w:bCs/>
          <w:sz w:val="22"/>
          <w:szCs w:val="22"/>
        </w:rPr>
        <w:t xml:space="preserve"> / Beneficiary</w:t>
      </w:r>
    </w:p>
    <w:p w14:paraId="527D29CB" w14:textId="6B15C6E8" w:rsidR="00B71959" w:rsidRDefault="00B71959" w:rsidP="00B71959">
      <w:pPr>
        <w:rPr>
          <w:ins w:id="256" w:author="Vin Hoey" w:date="2026-05-17T12:09:00Z" w16du:dateUtc="2026-05-17T17:09:00Z"/>
          <w:rFonts w:ascii="Arial" w:hAnsi="Arial" w:cs="Arial"/>
          <w:sz w:val="22"/>
          <w:szCs w:val="22"/>
        </w:rPr>
      </w:pPr>
      <w:ins w:id="257" w:author="Vin Hoey" w:date="2026-05-17T12:06:00Z" w16du:dateUtc="2026-05-17T17:06:00Z">
        <w:r>
          <w:rPr>
            <w:rFonts w:ascii="Arial" w:hAnsi="Arial" w:cs="Arial"/>
            <w:sz w:val="22"/>
            <w:szCs w:val="22"/>
          </w:rPr>
          <w:t xml:space="preserve">Per my recommendations on the Home Page, </w:t>
        </w:r>
        <w:r>
          <w:rPr>
            <w:rFonts w:ascii="Arial" w:hAnsi="Arial" w:cs="Arial"/>
            <w:sz w:val="22"/>
            <w:szCs w:val="22"/>
          </w:rPr>
          <w:t xml:space="preserve">the word “Alumnae” is used throughout the website. </w:t>
        </w:r>
        <w:r w:rsidRPr="00CD2D3A">
          <w:rPr>
            <w:rFonts w:ascii="Arial" w:hAnsi="Arial" w:cs="Arial"/>
            <w:i/>
            <w:iCs/>
            <w:sz w:val="22"/>
            <w:szCs w:val="22"/>
          </w:rPr>
          <w:t xml:space="preserve">This is incorrect. The word derives from Latin, </w:t>
        </w:r>
        <w:proofErr w:type="gramStart"/>
        <w:r w:rsidRPr="00CD2D3A">
          <w:rPr>
            <w:rFonts w:ascii="Arial" w:hAnsi="Arial" w:cs="Arial"/>
            <w:i/>
            <w:iCs/>
            <w:sz w:val="22"/>
            <w:szCs w:val="22"/>
          </w:rPr>
          <w:t>so ”alumnae</w:t>
        </w:r>
        <w:proofErr w:type="gramEnd"/>
        <w:r w:rsidRPr="00CD2D3A">
          <w:rPr>
            <w:rFonts w:ascii="Arial" w:hAnsi="Arial" w:cs="Arial"/>
            <w:i/>
            <w:iCs/>
            <w:sz w:val="22"/>
            <w:szCs w:val="22"/>
          </w:rPr>
          <w:t xml:space="preserve">” is feminine plural; the masculine plural is “alumni.” To avoid making gender differences, the </w:t>
        </w:r>
        <w:r>
          <w:rPr>
            <w:rFonts w:ascii="Arial" w:hAnsi="Arial" w:cs="Arial"/>
            <w:i/>
            <w:iCs/>
            <w:sz w:val="22"/>
            <w:szCs w:val="22"/>
          </w:rPr>
          <w:t xml:space="preserve">current </w:t>
        </w:r>
        <w:r w:rsidRPr="00CD2D3A">
          <w:rPr>
            <w:rFonts w:ascii="Arial" w:hAnsi="Arial" w:cs="Arial"/>
            <w:i/>
            <w:iCs/>
            <w:sz w:val="22"/>
            <w:szCs w:val="22"/>
          </w:rPr>
          <w:t>English convention is to use “alum”.</w:t>
        </w:r>
        <w:r>
          <w:rPr>
            <w:rFonts w:ascii="Arial" w:hAnsi="Arial" w:cs="Arial"/>
            <w:sz w:val="22"/>
            <w:szCs w:val="22"/>
          </w:rPr>
          <w:t xml:space="preserve"> For each such use in this website; “Alumnae” should be changed to “alum,” which covers both masculine and feminine </w:t>
        </w:r>
      </w:ins>
    </w:p>
    <w:p w14:paraId="57042BD6" w14:textId="77777777" w:rsidR="006B7016" w:rsidRDefault="006B7016" w:rsidP="00B71959">
      <w:pPr>
        <w:rPr>
          <w:ins w:id="258" w:author="Vin Hoey" w:date="2026-05-17T12:09:00Z" w16du:dateUtc="2026-05-17T17:09:00Z"/>
          <w:rFonts w:ascii="Arial" w:hAnsi="Arial" w:cs="Arial"/>
          <w:sz w:val="22"/>
          <w:szCs w:val="22"/>
        </w:rPr>
      </w:pPr>
    </w:p>
    <w:p w14:paraId="2069A728" w14:textId="126EB25D" w:rsidR="006B7016" w:rsidRPr="006B7016" w:rsidRDefault="006B7016" w:rsidP="00B71959">
      <w:pPr>
        <w:rPr>
          <w:ins w:id="259" w:author="Vin Hoey" w:date="2026-05-17T12:09:00Z" w16du:dateUtc="2026-05-17T17:09:00Z"/>
          <w:rFonts w:ascii="Arial" w:hAnsi="Arial" w:cs="Arial"/>
          <w:b/>
          <w:bCs/>
          <w:sz w:val="22"/>
          <w:szCs w:val="22"/>
          <w:rPrChange w:id="260" w:author="Vin Hoey" w:date="2026-05-17T12:09:00Z" w16du:dateUtc="2026-05-17T17:09:00Z">
            <w:rPr>
              <w:ins w:id="261" w:author="Vin Hoey" w:date="2026-05-17T12:09:00Z" w16du:dateUtc="2026-05-17T17:09:00Z"/>
              <w:rFonts w:ascii="Arial" w:hAnsi="Arial" w:cs="Arial"/>
              <w:sz w:val="22"/>
              <w:szCs w:val="22"/>
            </w:rPr>
          </w:rPrChange>
        </w:rPr>
      </w:pPr>
      <w:r w:rsidRPr="006B7016">
        <w:rPr>
          <w:rFonts w:ascii="Arial" w:hAnsi="Arial" w:cs="Arial"/>
          <w:b/>
          <w:bCs/>
          <w:sz w:val="22"/>
          <w:szCs w:val="22"/>
          <w:rPrChange w:id="262" w:author="Vin Hoey" w:date="2026-05-17T12:09:00Z" w16du:dateUtc="2026-05-17T17:09:00Z">
            <w:rPr>
              <w:rFonts w:ascii="Arial" w:hAnsi="Arial" w:cs="Arial"/>
              <w:sz w:val="22"/>
              <w:szCs w:val="22"/>
            </w:rPr>
          </w:rPrChange>
        </w:rPr>
        <w:t>Donate Now Button</w:t>
      </w:r>
    </w:p>
    <w:p w14:paraId="0923CAA5" w14:textId="77777777" w:rsidR="006B7016" w:rsidRPr="006B7016" w:rsidRDefault="006B7016" w:rsidP="006B7016">
      <w:pPr>
        <w:rPr>
          <w:rFonts w:ascii="Arial" w:hAnsi="Arial" w:cs="Arial"/>
          <w:b/>
          <w:bCs/>
          <w:sz w:val="22"/>
          <w:szCs w:val="22"/>
        </w:rPr>
      </w:pPr>
      <w:r w:rsidRPr="006B7016">
        <w:rPr>
          <w:rFonts w:ascii="Arial" w:hAnsi="Arial" w:cs="Arial"/>
          <w:b/>
          <w:bCs/>
          <w:sz w:val="22"/>
          <w:szCs w:val="22"/>
        </w:rPr>
        <w:t>Make an Impact Today! </w:t>
      </w:r>
      <w:r w:rsidRPr="006B7016">
        <w:rPr>
          <w:rFonts w:ascii="Segoe UI Emoji" w:hAnsi="Segoe UI Emoji" w:cs="Segoe UI Emoji"/>
          <w:b/>
          <w:bCs/>
          <w:sz w:val="22"/>
          <w:szCs w:val="22"/>
        </w:rPr>
        <w:t>❤️</w:t>
      </w:r>
    </w:p>
    <w:p w14:paraId="55A131E0" w14:textId="77777777" w:rsidR="00CB48B7" w:rsidRDefault="006B7016" w:rsidP="006B7016">
      <w:pPr>
        <w:rPr>
          <w:ins w:id="263" w:author="Vin Hoey" w:date="2026-05-17T12:11:00Z" w16du:dateUtc="2026-05-17T17:11:00Z"/>
          <w:rFonts w:ascii="Arial" w:hAnsi="Arial" w:cs="Arial"/>
          <w:sz w:val="22"/>
          <w:szCs w:val="22"/>
        </w:rPr>
      </w:pPr>
      <w:r w:rsidRPr="006B7016">
        <w:rPr>
          <w:rFonts w:ascii="Arial" w:hAnsi="Arial" w:cs="Arial"/>
          <w:sz w:val="22"/>
          <w:szCs w:val="22"/>
        </w:rPr>
        <w:t xml:space="preserve">Every dollar you give empowers refugees and underserved communities </w:t>
      </w:r>
      <w:ins w:id="264" w:author="Vin Hoey" w:date="2026-05-17T12:10:00Z" w16du:dateUtc="2026-05-17T17:10:00Z">
        <w:r w:rsidR="004151D2">
          <w:rPr>
            <w:rFonts w:ascii="Arial" w:hAnsi="Arial" w:cs="Arial"/>
            <w:sz w:val="22"/>
            <w:szCs w:val="22"/>
          </w:rPr>
          <w:t xml:space="preserve">in Rwanda </w:t>
        </w:r>
      </w:ins>
      <w:r w:rsidRPr="006B7016">
        <w:rPr>
          <w:rFonts w:ascii="Arial" w:hAnsi="Arial" w:cs="Arial"/>
          <w:sz w:val="22"/>
          <w:szCs w:val="22"/>
        </w:rPr>
        <w:t>through education, engineering solutions, and sustainable development.</w:t>
      </w:r>
      <w:ins w:id="265" w:author="Vin Hoey" w:date="2026-05-17T12:10:00Z" w16du:dateUtc="2026-05-17T17:10:00Z">
        <w:r w:rsidR="00452D76">
          <w:rPr>
            <w:rFonts w:ascii="Arial" w:hAnsi="Arial" w:cs="Arial"/>
            <w:sz w:val="22"/>
            <w:szCs w:val="22"/>
          </w:rPr>
          <w:t xml:space="preserve"> </w:t>
        </w:r>
      </w:ins>
    </w:p>
    <w:p w14:paraId="3D21C022" w14:textId="538539C1" w:rsidR="006B7016" w:rsidRDefault="00452D76" w:rsidP="006B7016">
      <w:pPr>
        <w:rPr>
          <w:ins w:id="266" w:author="Vin Hoey" w:date="2026-05-17T12:12:00Z" w16du:dateUtc="2026-05-17T17:12:00Z"/>
          <w:rFonts w:ascii="Arial" w:hAnsi="Arial" w:cs="Arial"/>
          <w:b/>
          <w:bCs/>
          <w:sz w:val="22"/>
          <w:szCs w:val="22"/>
        </w:rPr>
      </w:pPr>
      <w:ins w:id="267" w:author="Vin Hoey" w:date="2026-05-17T12:10:00Z" w16du:dateUtc="2026-05-17T17:10:00Z">
        <w:r w:rsidRPr="00CB48B7">
          <w:rPr>
            <w:rFonts w:ascii="Arial" w:hAnsi="Arial" w:cs="Arial"/>
            <w:b/>
            <w:bCs/>
            <w:sz w:val="22"/>
            <w:szCs w:val="22"/>
            <w:rPrChange w:id="268" w:author="Vin Hoey" w:date="2026-05-17T12:11:00Z" w16du:dateUtc="2026-05-17T17:11:00Z">
              <w:rPr>
                <w:rFonts w:ascii="Arial" w:hAnsi="Arial" w:cs="Arial"/>
                <w:sz w:val="22"/>
                <w:szCs w:val="22"/>
              </w:rPr>
            </w:rPrChange>
          </w:rPr>
          <w:t>(</w:t>
        </w:r>
      </w:ins>
      <w:ins w:id="269" w:author="Vin Hoey" w:date="2026-05-17T12:11:00Z" w16du:dateUtc="2026-05-17T17:11:00Z">
        <w:r w:rsidR="003D726B" w:rsidRPr="00CB48B7">
          <w:rPr>
            <w:rFonts w:ascii="Arial" w:hAnsi="Arial" w:cs="Arial"/>
            <w:b/>
            <w:bCs/>
            <w:sz w:val="22"/>
            <w:szCs w:val="22"/>
            <w:rPrChange w:id="270" w:author="Vin Hoey" w:date="2026-05-17T12:11:00Z" w16du:dateUtc="2026-05-17T17:11:00Z">
              <w:rPr>
                <w:rFonts w:ascii="Arial" w:hAnsi="Arial" w:cs="Arial"/>
                <w:sz w:val="22"/>
                <w:szCs w:val="22"/>
              </w:rPr>
            </w:rPrChange>
          </w:rPr>
          <w:t>E</w:t>
        </w:r>
      </w:ins>
      <w:ins w:id="271" w:author="Vin Hoey" w:date="2026-05-17T12:10:00Z" w16du:dateUtc="2026-05-17T17:10:00Z">
        <w:r w:rsidRPr="00CB48B7">
          <w:rPr>
            <w:rFonts w:ascii="Arial" w:hAnsi="Arial" w:cs="Arial"/>
            <w:b/>
            <w:bCs/>
            <w:sz w:val="22"/>
            <w:szCs w:val="22"/>
            <w:rPrChange w:id="272" w:author="Vin Hoey" w:date="2026-05-17T12:11:00Z" w16du:dateUtc="2026-05-17T17:11:00Z">
              <w:rPr>
                <w:rFonts w:ascii="Arial" w:hAnsi="Arial" w:cs="Arial"/>
                <w:sz w:val="22"/>
                <w:szCs w:val="22"/>
              </w:rPr>
            </w:rPrChange>
          </w:rPr>
          <w:t xml:space="preserve">very place where we request a donation, we should explain that </w:t>
        </w:r>
        <w:proofErr w:type="gramStart"/>
        <w:r w:rsidRPr="00CB48B7">
          <w:rPr>
            <w:rFonts w:ascii="Arial" w:hAnsi="Arial" w:cs="Arial"/>
            <w:b/>
            <w:bCs/>
            <w:sz w:val="22"/>
            <w:szCs w:val="22"/>
            <w:rPrChange w:id="273" w:author="Vin Hoey" w:date="2026-05-17T12:11:00Z" w16du:dateUtc="2026-05-17T17:11:00Z">
              <w:rPr>
                <w:rFonts w:ascii="Arial" w:hAnsi="Arial" w:cs="Arial"/>
                <w:sz w:val="22"/>
                <w:szCs w:val="22"/>
              </w:rPr>
            </w:rPrChange>
          </w:rPr>
          <w:t>all of</w:t>
        </w:r>
        <w:proofErr w:type="gramEnd"/>
        <w:r w:rsidRPr="00CB48B7">
          <w:rPr>
            <w:rFonts w:ascii="Arial" w:hAnsi="Arial" w:cs="Arial"/>
            <w:b/>
            <w:bCs/>
            <w:sz w:val="22"/>
            <w:szCs w:val="22"/>
            <w:rPrChange w:id="274" w:author="Vin Hoey" w:date="2026-05-17T12:11:00Z" w16du:dateUtc="2026-05-17T17:11:00Z">
              <w:rPr>
                <w:rFonts w:ascii="Arial" w:hAnsi="Arial" w:cs="Arial"/>
                <w:sz w:val="22"/>
                <w:szCs w:val="22"/>
              </w:rPr>
            </w:rPrChange>
          </w:rPr>
          <w:t xml:space="preserve"> these funds are </w:t>
        </w:r>
      </w:ins>
      <w:ins w:id="275" w:author="Vin Hoey" w:date="2026-05-17T12:11:00Z" w16du:dateUtc="2026-05-17T17:11:00Z">
        <w:r w:rsidRPr="00CB48B7">
          <w:rPr>
            <w:rFonts w:ascii="Arial" w:hAnsi="Arial" w:cs="Arial"/>
            <w:b/>
            <w:bCs/>
            <w:sz w:val="22"/>
            <w:szCs w:val="22"/>
            <w:rPrChange w:id="276" w:author="Vin Hoey" w:date="2026-05-17T12:11:00Z" w16du:dateUtc="2026-05-17T17:11:00Z">
              <w:rPr>
                <w:rFonts w:ascii="Arial" w:hAnsi="Arial" w:cs="Arial"/>
                <w:sz w:val="22"/>
                <w:szCs w:val="22"/>
              </w:rPr>
            </w:rPrChange>
          </w:rPr>
          <w:t>to be spent in Rwanda.</w:t>
        </w:r>
        <w:r w:rsidR="00AD065B">
          <w:rPr>
            <w:rFonts w:ascii="Arial" w:hAnsi="Arial" w:cs="Arial"/>
            <w:b/>
            <w:bCs/>
            <w:sz w:val="22"/>
            <w:szCs w:val="22"/>
          </w:rPr>
          <w:t xml:space="preserve"> </w:t>
        </w:r>
      </w:ins>
      <w:ins w:id="277" w:author="Vin Hoey" w:date="2026-05-17T12:38:00Z" w16du:dateUtc="2026-05-17T17:38:00Z">
        <w:r w:rsidR="00247798">
          <w:rPr>
            <w:rFonts w:ascii="Arial" w:hAnsi="Arial" w:cs="Arial"/>
            <w:b/>
            <w:bCs/>
            <w:sz w:val="22"/>
            <w:szCs w:val="22"/>
          </w:rPr>
          <w:t xml:space="preserve">This </w:t>
        </w:r>
      </w:ins>
      <w:ins w:id="278" w:author="Vin Hoey" w:date="2026-05-17T12:39:00Z" w16du:dateUtc="2026-05-17T17:39:00Z">
        <w:r w:rsidR="002E2347">
          <w:rPr>
            <w:rFonts w:ascii="Arial" w:hAnsi="Arial" w:cs="Arial"/>
            <w:b/>
            <w:bCs/>
            <w:sz w:val="22"/>
            <w:szCs w:val="22"/>
          </w:rPr>
          <w:t>is</w:t>
        </w:r>
      </w:ins>
      <w:ins w:id="279" w:author="Vin Hoey" w:date="2026-05-17T12:38:00Z" w16du:dateUtc="2026-05-17T17:38:00Z">
        <w:r w:rsidR="00247798">
          <w:rPr>
            <w:rFonts w:ascii="Arial" w:hAnsi="Arial" w:cs="Arial"/>
            <w:b/>
            <w:bCs/>
            <w:sz w:val="22"/>
            <w:szCs w:val="22"/>
          </w:rPr>
          <w:t xml:space="preserve"> a </w:t>
        </w:r>
        <w:proofErr w:type="gramStart"/>
        <w:r w:rsidR="00247798">
          <w:rPr>
            <w:rFonts w:ascii="Arial" w:hAnsi="Arial" w:cs="Arial"/>
            <w:b/>
            <w:bCs/>
            <w:sz w:val="22"/>
            <w:szCs w:val="22"/>
          </w:rPr>
          <w:t>policy promise</w:t>
        </w:r>
        <w:proofErr w:type="gramEnd"/>
        <w:r w:rsidR="00247798">
          <w:rPr>
            <w:rFonts w:ascii="Arial" w:hAnsi="Arial" w:cs="Arial"/>
            <w:b/>
            <w:bCs/>
            <w:sz w:val="22"/>
            <w:szCs w:val="22"/>
          </w:rPr>
          <w:t xml:space="preserve"> we make to contributors. </w:t>
        </w:r>
      </w:ins>
      <w:ins w:id="280" w:author="Vin Hoey" w:date="2026-05-17T12:11:00Z" w16du:dateUtc="2026-05-17T17:11:00Z">
        <w:r w:rsidR="00AD065B">
          <w:rPr>
            <w:rFonts w:ascii="Arial" w:hAnsi="Arial" w:cs="Arial"/>
            <w:b/>
            <w:bCs/>
            <w:sz w:val="22"/>
            <w:szCs w:val="22"/>
          </w:rPr>
          <w:t xml:space="preserve">Would you </w:t>
        </w:r>
      </w:ins>
      <w:ins w:id="281" w:author="Vin Hoey" w:date="2026-05-17T12:12:00Z" w16du:dateUtc="2026-05-17T17:12:00Z">
        <w:r w:rsidR="00AD065B">
          <w:rPr>
            <w:rFonts w:ascii="Arial" w:hAnsi="Arial" w:cs="Arial"/>
            <w:b/>
            <w:bCs/>
            <w:sz w:val="22"/>
            <w:szCs w:val="22"/>
          </w:rPr>
          <w:t>double-check</w:t>
        </w:r>
      </w:ins>
      <w:ins w:id="282" w:author="Vin Hoey" w:date="2026-05-17T12:11:00Z" w16du:dateUtc="2026-05-17T17:11:00Z">
        <w:r w:rsidR="00AD065B">
          <w:rPr>
            <w:rFonts w:ascii="Arial" w:hAnsi="Arial" w:cs="Arial"/>
            <w:b/>
            <w:bCs/>
            <w:sz w:val="22"/>
            <w:szCs w:val="22"/>
          </w:rPr>
          <w:t xml:space="preserve"> that </w:t>
        </w:r>
      </w:ins>
      <w:ins w:id="283" w:author="Vin Hoey" w:date="2026-05-17T12:12:00Z" w16du:dateUtc="2026-05-17T17:12:00Z">
        <w:r w:rsidR="00AD065B">
          <w:rPr>
            <w:rFonts w:ascii="Arial" w:hAnsi="Arial" w:cs="Arial"/>
            <w:b/>
            <w:bCs/>
            <w:sz w:val="22"/>
            <w:szCs w:val="22"/>
          </w:rPr>
          <w:t>across the new website</w:t>
        </w:r>
        <w:proofErr w:type="gramStart"/>
        <w:r w:rsidR="00AD065B">
          <w:rPr>
            <w:rFonts w:ascii="Arial" w:hAnsi="Arial" w:cs="Arial"/>
            <w:b/>
            <w:bCs/>
            <w:sz w:val="22"/>
            <w:szCs w:val="22"/>
          </w:rPr>
          <w:t xml:space="preserve">? </w:t>
        </w:r>
      </w:ins>
      <w:ins w:id="284" w:author="Vin Hoey" w:date="2026-05-17T12:11:00Z" w16du:dateUtc="2026-05-17T17:11:00Z">
        <w:r w:rsidRPr="00CB48B7">
          <w:rPr>
            <w:rFonts w:ascii="Arial" w:hAnsi="Arial" w:cs="Arial"/>
            <w:b/>
            <w:bCs/>
            <w:sz w:val="22"/>
            <w:szCs w:val="22"/>
            <w:rPrChange w:id="285" w:author="Vin Hoey" w:date="2026-05-17T12:11:00Z" w16du:dateUtc="2026-05-17T17:11:00Z">
              <w:rPr>
                <w:rFonts w:ascii="Arial" w:hAnsi="Arial" w:cs="Arial"/>
                <w:sz w:val="22"/>
                <w:szCs w:val="22"/>
              </w:rPr>
            </w:rPrChange>
          </w:rPr>
          <w:t>)</w:t>
        </w:r>
        <w:proofErr w:type="gramEnd"/>
        <w:r w:rsidR="00AD065B">
          <w:rPr>
            <w:rFonts w:ascii="Arial" w:hAnsi="Arial" w:cs="Arial"/>
            <w:b/>
            <w:bCs/>
            <w:sz w:val="22"/>
            <w:szCs w:val="22"/>
          </w:rPr>
          <w:t xml:space="preserve"> </w:t>
        </w:r>
      </w:ins>
    </w:p>
    <w:p w14:paraId="40C35FD1" w14:textId="77777777" w:rsidR="000A1C52" w:rsidRDefault="000A1C52" w:rsidP="006B7016">
      <w:pPr>
        <w:rPr>
          <w:ins w:id="286" w:author="Vin Hoey" w:date="2026-05-17T12:12:00Z" w16du:dateUtc="2026-05-17T17:12:00Z"/>
          <w:rFonts w:ascii="Arial" w:hAnsi="Arial" w:cs="Arial"/>
          <w:b/>
          <w:bCs/>
          <w:sz w:val="22"/>
          <w:szCs w:val="22"/>
        </w:rPr>
      </w:pPr>
    </w:p>
    <w:p w14:paraId="656DEA8D" w14:textId="7B7A8355" w:rsidR="000A1C52" w:rsidRDefault="000A1C52" w:rsidP="006B7016">
      <w:pPr>
        <w:rPr>
          <w:ins w:id="287" w:author="Vin Hoey" w:date="2026-05-17T12:13:00Z" w16du:dateUtc="2026-05-17T17:13:00Z"/>
          <w:rFonts w:ascii="Arial" w:hAnsi="Arial" w:cs="Arial"/>
          <w:b/>
          <w:bCs/>
        </w:rPr>
      </w:pPr>
      <w:r w:rsidRPr="000A1C52">
        <w:rPr>
          <w:rFonts w:ascii="Arial" w:hAnsi="Arial" w:cs="Arial"/>
          <w:b/>
          <w:bCs/>
        </w:rPr>
        <w:t xml:space="preserve">Our Team </w:t>
      </w:r>
    </w:p>
    <w:p w14:paraId="7587CE40" w14:textId="36B9DEE9" w:rsidR="00EF5220" w:rsidRPr="00903572" w:rsidRDefault="00EF5220" w:rsidP="006B7016">
      <w:pPr>
        <w:rPr>
          <w:ins w:id="288" w:author="Vin Hoey" w:date="2026-05-17T12:16:00Z" w16du:dateUtc="2026-05-17T17:16:00Z"/>
          <w:rFonts w:ascii="Arial" w:hAnsi="Arial" w:cs="Arial"/>
          <w:b/>
          <w:bCs/>
          <w:sz w:val="22"/>
          <w:szCs w:val="22"/>
          <w:rPrChange w:id="289" w:author="Vin Hoey" w:date="2026-05-17T12:19:00Z" w16du:dateUtc="2026-05-17T17:19:00Z">
            <w:rPr>
              <w:ins w:id="290" w:author="Vin Hoey" w:date="2026-05-17T12:16:00Z" w16du:dateUtc="2026-05-17T17:16:00Z"/>
              <w:rFonts w:ascii="Arial" w:hAnsi="Arial" w:cs="Arial"/>
              <w:b/>
              <w:bCs/>
            </w:rPr>
          </w:rPrChange>
        </w:rPr>
      </w:pPr>
      <w:ins w:id="291" w:author="Vin Hoey" w:date="2026-05-17T12:13:00Z" w16du:dateUtc="2026-05-17T17:13:00Z">
        <w:r w:rsidRPr="00903572">
          <w:rPr>
            <w:rFonts w:ascii="Arial" w:hAnsi="Arial" w:cs="Arial"/>
            <w:b/>
            <w:bCs/>
            <w:sz w:val="22"/>
            <w:szCs w:val="22"/>
            <w:rPrChange w:id="292" w:author="Vin Hoey" w:date="2026-05-17T12:19:00Z" w16du:dateUtc="2026-05-17T17:19:00Z">
              <w:rPr>
                <w:rFonts w:ascii="Arial" w:hAnsi="Arial" w:cs="Arial"/>
                <w:b/>
                <w:bCs/>
              </w:rPr>
            </w:rPrChange>
          </w:rPr>
          <w:t>Please delete me</w:t>
        </w:r>
        <w:r w:rsidR="0085251D" w:rsidRPr="00903572">
          <w:rPr>
            <w:rFonts w:ascii="Arial" w:hAnsi="Arial" w:cs="Arial"/>
            <w:b/>
            <w:bCs/>
            <w:sz w:val="22"/>
            <w:szCs w:val="22"/>
            <w:rPrChange w:id="293" w:author="Vin Hoey" w:date="2026-05-17T12:19:00Z" w16du:dateUtc="2026-05-17T17:19:00Z">
              <w:rPr>
                <w:rFonts w:ascii="Arial" w:hAnsi="Arial" w:cs="Arial"/>
                <w:b/>
                <w:bCs/>
              </w:rPr>
            </w:rPrChange>
          </w:rPr>
          <w:t xml:space="preserve">, since I am </w:t>
        </w:r>
      </w:ins>
      <w:ins w:id="294" w:author="Vin Hoey" w:date="2026-05-17T12:39:00Z" w16du:dateUtc="2026-05-17T17:39:00Z">
        <w:r w:rsidR="00EC4290">
          <w:rPr>
            <w:rFonts w:ascii="Arial" w:hAnsi="Arial" w:cs="Arial"/>
            <w:b/>
            <w:bCs/>
            <w:sz w:val="22"/>
            <w:szCs w:val="22"/>
          </w:rPr>
          <w:t xml:space="preserve">on the </w:t>
        </w:r>
      </w:ins>
      <w:ins w:id="295" w:author="Vin Hoey" w:date="2026-05-17T12:13:00Z" w16du:dateUtc="2026-05-17T17:13:00Z">
        <w:r w:rsidR="0085251D" w:rsidRPr="00903572">
          <w:rPr>
            <w:rFonts w:ascii="Arial" w:hAnsi="Arial" w:cs="Arial"/>
            <w:b/>
            <w:bCs/>
            <w:sz w:val="22"/>
            <w:szCs w:val="22"/>
            <w:rPrChange w:id="296" w:author="Vin Hoey" w:date="2026-05-17T12:19:00Z" w16du:dateUtc="2026-05-17T17:19:00Z">
              <w:rPr>
                <w:rFonts w:ascii="Arial" w:hAnsi="Arial" w:cs="Arial"/>
                <w:b/>
                <w:bCs/>
              </w:rPr>
            </w:rPrChange>
          </w:rPr>
          <w:t>board only</w:t>
        </w:r>
        <w:r w:rsidRPr="00903572">
          <w:rPr>
            <w:rFonts w:ascii="Arial" w:hAnsi="Arial" w:cs="Arial"/>
            <w:b/>
            <w:bCs/>
            <w:sz w:val="22"/>
            <w:szCs w:val="22"/>
            <w:rPrChange w:id="297" w:author="Vin Hoey" w:date="2026-05-17T12:19:00Z" w16du:dateUtc="2026-05-17T17:19:00Z">
              <w:rPr>
                <w:rFonts w:ascii="Arial" w:hAnsi="Arial" w:cs="Arial"/>
                <w:b/>
                <w:bCs/>
              </w:rPr>
            </w:rPrChange>
          </w:rPr>
          <w:t xml:space="preserve">. </w:t>
        </w:r>
      </w:ins>
    </w:p>
    <w:p w14:paraId="443F318D" w14:textId="77777777" w:rsidR="00920F97" w:rsidRPr="00903572" w:rsidRDefault="00920F97" w:rsidP="006B7016">
      <w:pPr>
        <w:rPr>
          <w:ins w:id="298" w:author="Vin Hoey" w:date="2026-05-17T12:13:00Z" w16du:dateUtc="2026-05-17T17:13:00Z"/>
          <w:rFonts w:ascii="Arial" w:hAnsi="Arial" w:cs="Arial"/>
          <w:b/>
          <w:bCs/>
          <w:sz w:val="22"/>
          <w:szCs w:val="22"/>
          <w:rPrChange w:id="299" w:author="Vin Hoey" w:date="2026-05-17T12:19:00Z" w16du:dateUtc="2026-05-17T17:19:00Z">
            <w:rPr>
              <w:ins w:id="300" w:author="Vin Hoey" w:date="2026-05-17T12:13:00Z" w16du:dateUtc="2026-05-17T17:13:00Z"/>
              <w:rFonts w:ascii="Arial" w:hAnsi="Arial" w:cs="Arial"/>
              <w:b/>
              <w:bCs/>
            </w:rPr>
          </w:rPrChange>
        </w:rPr>
      </w:pPr>
    </w:p>
    <w:p w14:paraId="6CFA45FD" w14:textId="7ADC21A2" w:rsidR="00920F97" w:rsidRPr="00903572" w:rsidRDefault="00920F97" w:rsidP="006B7016">
      <w:pPr>
        <w:rPr>
          <w:ins w:id="301" w:author="Vin Hoey" w:date="2026-05-17T12:16:00Z" w16du:dateUtc="2026-05-17T17:16:00Z"/>
          <w:rFonts w:ascii="Arial" w:hAnsi="Arial" w:cs="Arial"/>
          <w:b/>
          <w:bCs/>
          <w:sz w:val="22"/>
          <w:szCs w:val="22"/>
          <w:rPrChange w:id="302" w:author="Vin Hoey" w:date="2026-05-17T12:19:00Z" w16du:dateUtc="2026-05-17T17:19:00Z">
            <w:rPr>
              <w:ins w:id="303" w:author="Vin Hoey" w:date="2026-05-17T12:16:00Z" w16du:dateUtc="2026-05-17T17:16:00Z"/>
              <w:rFonts w:ascii="Arial" w:hAnsi="Arial" w:cs="Arial"/>
              <w:b/>
              <w:bCs/>
            </w:rPr>
          </w:rPrChange>
        </w:rPr>
      </w:pPr>
      <w:ins w:id="304" w:author="Vin Hoey" w:date="2026-05-17T12:16:00Z" w16du:dateUtc="2026-05-17T17:16:00Z">
        <w:r w:rsidRPr="00903572">
          <w:rPr>
            <w:rFonts w:ascii="Arial" w:hAnsi="Arial" w:cs="Arial"/>
            <w:b/>
            <w:bCs/>
            <w:sz w:val="22"/>
            <w:szCs w:val="22"/>
            <w:rPrChange w:id="305" w:author="Vin Hoey" w:date="2026-05-17T12:19:00Z" w16du:dateUtc="2026-05-17T17:19:00Z">
              <w:rPr>
                <w:rFonts w:ascii="Arial" w:hAnsi="Arial" w:cs="Arial"/>
                <w:b/>
                <w:bCs/>
              </w:rPr>
            </w:rPrChange>
          </w:rPr>
          <w:t xml:space="preserve">However, </w:t>
        </w:r>
      </w:ins>
      <w:ins w:id="306" w:author="Vin Hoey" w:date="2026-05-17T12:13:00Z" w16du:dateUtc="2026-05-17T17:13:00Z">
        <w:r w:rsidR="00A44D03" w:rsidRPr="00903572">
          <w:rPr>
            <w:rFonts w:ascii="Arial" w:hAnsi="Arial" w:cs="Arial"/>
            <w:b/>
            <w:bCs/>
            <w:sz w:val="22"/>
            <w:szCs w:val="22"/>
            <w:rPrChange w:id="307" w:author="Vin Hoey" w:date="2026-05-17T12:19:00Z" w16du:dateUtc="2026-05-17T17:19:00Z">
              <w:rPr>
                <w:rFonts w:ascii="Arial" w:hAnsi="Arial" w:cs="Arial"/>
                <w:b/>
                <w:bCs/>
              </w:rPr>
            </w:rPrChange>
          </w:rPr>
          <w:t>I</w:t>
        </w:r>
      </w:ins>
      <w:ins w:id="308" w:author="Vin Hoey" w:date="2026-05-17T12:14:00Z" w16du:dateUtc="2026-05-17T17:14:00Z">
        <w:r w:rsidR="00A44D03" w:rsidRPr="00903572">
          <w:rPr>
            <w:rFonts w:ascii="Arial" w:hAnsi="Arial" w:cs="Arial"/>
            <w:b/>
            <w:bCs/>
            <w:sz w:val="22"/>
            <w:szCs w:val="22"/>
            <w:rPrChange w:id="309" w:author="Vin Hoey" w:date="2026-05-17T12:19:00Z" w16du:dateUtc="2026-05-17T17:19:00Z">
              <w:rPr>
                <w:rFonts w:ascii="Arial" w:hAnsi="Arial" w:cs="Arial"/>
                <w:b/>
                <w:bCs/>
              </w:rPr>
            </w:rPrChange>
          </w:rPr>
          <w:t xml:space="preserve"> see merit in including </w:t>
        </w:r>
        <w:proofErr w:type="spellStart"/>
        <w:r w:rsidR="00A44D03" w:rsidRPr="00903572">
          <w:rPr>
            <w:rFonts w:ascii="Arial" w:hAnsi="Arial" w:cs="Arial"/>
            <w:b/>
            <w:bCs/>
            <w:sz w:val="22"/>
            <w:szCs w:val="22"/>
            <w:rPrChange w:id="310" w:author="Vin Hoey" w:date="2026-05-17T12:19:00Z" w16du:dateUtc="2026-05-17T17:19:00Z">
              <w:rPr>
                <w:rFonts w:ascii="Arial" w:hAnsi="Arial" w:cs="Arial"/>
                <w:b/>
                <w:bCs/>
              </w:rPr>
            </w:rPrChange>
          </w:rPr>
          <w:t>Malisaba</w:t>
        </w:r>
        <w:proofErr w:type="spellEnd"/>
        <w:r w:rsidR="00A44D03" w:rsidRPr="00903572">
          <w:rPr>
            <w:rFonts w:ascii="Arial" w:hAnsi="Arial" w:cs="Arial"/>
            <w:b/>
            <w:bCs/>
            <w:sz w:val="22"/>
            <w:szCs w:val="22"/>
            <w:rPrChange w:id="311" w:author="Vin Hoey" w:date="2026-05-17T12:19:00Z" w16du:dateUtc="2026-05-17T17:19:00Z">
              <w:rPr>
                <w:rFonts w:ascii="Arial" w:hAnsi="Arial" w:cs="Arial"/>
                <w:b/>
                <w:bCs/>
              </w:rPr>
            </w:rPrChange>
          </w:rPr>
          <w:t xml:space="preserve"> and Theo on the </w:t>
        </w:r>
      </w:ins>
      <w:ins w:id="312" w:author="Vin Hoey" w:date="2026-05-17T12:16:00Z" w16du:dateUtc="2026-05-17T17:16:00Z">
        <w:r w:rsidR="00990A1A" w:rsidRPr="00903572">
          <w:rPr>
            <w:rFonts w:ascii="Arial" w:hAnsi="Arial" w:cs="Arial"/>
            <w:b/>
            <w:bCs/>
            <w:sz w:val="22"/>
            <w:szCs w:val="22"/>
            <w:rPrChange w:id="313" w:author="Vin Hoey" w:date="2026-05-17T12:19:00Z" w16du:dateUtc="2026-05-17T17:19:00Z">
              <w:rPr>
                <w:rFonts w:ascii="Arial" w:hAnsi="Arial" w:cs="Arial"/>
                <w:b/>
                <w:bCs/>
              </w:rPr>
            </w:rPrChange>
          </w:rPr>
          <w:t>T</w:t>
        </w:r>
      </w:ins>
      <w:ins w:id="314" w:author="Vin Hoey" w:date="2026-05-17T12:14:00Z" w16du:dateUtc="2026-05-17T17:14:00Z">
        <w:r w:rsidR="00A44D03" w:rsidRPr="00903572">
          <w:rPr>
            <w:rFonts w:ascii="Arial" w:hAnsi="Arial" w:cs="Arial"/>
            <w:b/>
            <w:bCs/>
            <w:sz w:val="22"/>
            <w:szCs w:val="22"/>
            <w:rPrChange w:id="315" w:author="Vin Hoey" w:date="2026-05-17T12:19:00Z" w16du:dateUtc="2026-05-17T17:19:00Z">
              <w:rPr>
                <w:rFonts w:ascii="Arial" w:hAnsi="Arial" w:cs="Arial"/>
                <w:b/>
                <w:bCs/>
              </w:rPr>
            </w:rPrChange>
          </w:rPr>
          <w:t xml:space="preserve">eam, as </w:t>
        </w:r>
      </w:ins>
      <w:ins w:id="316" w:author="Vin Hoey" w:date="2026-05-17T12:16:00Z" w16du:dateUtc="2026-05-17T17:16:00Z">
        <w:r w:rsidR="00990A1A" w:rsidRPr="00903572">
          <w:rPr>
            <w:rFonts w:ascii="Arial" w:hAnsi="Arial" w:cs="Arial"/>
            <w:b/>
            <w:bCs/>
            <w:sz w:val="22"/>
            <w:szCs w:val="22"/>
            <w:rPrChange w:id="317" w:author="Vin Hoey" w:date="2026-05-17T12:19:00Z" w16du:dateUtc="2026-05-17T17:19:00Z">
              <w:rPr>
                <w:rFonts w:ascii="Arial" w:hAnsi="Arial" w:cs="Arial"/>
                <w:b/>
                <w:bCs/>
              </w:rPr>
            </w:rPrChange>
          </w:rPr>
          <w:t xml:space="preserve">well as the Board, as </w:t>
        </w:r>
      </w:ins>
      <w:ins w:id="318" w:author="Vin Hoey" w:date="2026-05-17T12:14:00Z" w16du:dateUtc="2026-05-17T17:14:00Z">
        <w:r w:rsidR="00A44D03" w:rsidRPr="00903572">
          <w:rPr>
            <w:rFonts w:ascii="Arial" w:hAnsi="Arial" w:cs="Arial"/>
            <w:b/>
            <w:bCs/>
            <w:sz w:val="22"/>
            <w:szCs w:val="22"/>
            <w:rPrChange w:id="319" w:author="Vin Hoey" w:date="2026-05-17T12:19:00Z" w16du:dateUtc="2026-05-17T17:19:00Z">
              <w:rPr>
                <w:rFonts w:ascii="Arial" w:hAnsi="Arial" w:cs="Arial"/>
                <w:b/>
                <w:bCs/>
              </w:rPr>
            </w:rPrChange>
          </w:rPr>
          <w:t xml:space="preserve">they periodically well represent you in Rwanda with government agencies, </w:t>
        </w:r>
      </w:ins>
      <w:ins w:id="320" w:author="Vin Hoey" w:date="2026-05-17T12:15:00Z" w16du:dateUtc="2026-05-17T17:15:00Z">
        <w:r w:rsidR="00A44D03" w:rsidRPr="00903572">
          <w:rPr>
            <w:rFonts w:ascii="Arial" w:hAnsi="Arial" w:cs="Arial"/>
            <w:b/>
            <w:bCs/>
            <w:sz w:val="22"/>
            <w:szCs w:val="22"/>
            <w:rPrChange w:id="321" w:author="Vin Hoey" w:date="2026-05-17T12:19:00Z" w16du:dateUtc="2026-05-17T17:19:00Z">
              <w:rPr>
                <w:rFonts w:ascii="Arial" w:hAnsi="Arial" w:cs="Arial"/>
                <w:b/>
                <w:bCs/>
              </w:rPr>
            </w:rPrChange>
          </w:rPr>
          <w:t xml:space="preserve">communities, students, and </w:t>
        </w:r>
      </w:ins>
      <w:ins w:id="322" w:author="Vin Hoey" w:date="2026-05-17T12:14:00Z" w16du:dateUtc="2026-05-17T17:14:00Z">
        <w:r w:rsidR="00A44D03" w:rsidRPr="00903572">
          <w:rPr>
            <w:rFonts w:ascii="Arial" w:hAnsi="Arial" w:cs="Arial"/>
            <w:b/>
            <w:bCs/>
            <w:sz w:val="22"/>
            <w:szCs w:val="22"/>
            <w:rPrChange w:id="323" w:author="Vin Hoey" w:date="2026-05-17T12:19:00Z" w16du:dateUtc="2026-05-17T17:19:00Z">
              <w:rPr>
                <w:rFonts w:ascii="Arial" w:hAnsi="Arial" w:cs="Arial"/>
                <w:b/>
                <w:bCs/>
              </w:rPr>
            </w:rPrChange>
          </w:rPr>
          <w:t>other contacts</w:t>
        </w:r>
      </w:ins>
      <w:ins w:id="324" w:author="Vin Hoey" w:date="2026-05-17T12:16:00Z" w16du:dateUtc="2026-05-17T17:16:00Z">
        <w:r w:rsidRPr="00903572">
          <w:rPr>
            <w:rFonts w:ascii="Arial" w:hAnsi="Arial" w:cs="Arial"/>
            <w:b/>
            <w:bCs/>
            <w:sz w:val="22"/>
            <w:szCs w:val="22"/>
            <w:rPrChange w:id="325" w:author="Vin Hoey" w:date="2026-05-17T12:19:00Z" w16du:dateUtc="2026-05-17T17:19:00Z">
              <w:rPr>
                <w:rFonts w:ascii="Arial" w:hAnsi="Arial" w:cs="Arial"/>
                <w:b/>
                <w:bCs/>
              </w:rPr>
            </w:rPrChange>
          </w:rPr>
          <w:t>.</w:t>
        </w:r>
      </w:ins>
    </w:p>
    <w:p w14:paraId="1FBEDB32" w14:textId="77777777" w:rsidR="000150E3" w:rsidRPr="00903572" w:rsidRDefault="000150E3" w:rsidP="006B7016">
      <w:pPr>
        <w:rPr>
          <w:ins w:id="326" w:author="Vin Hoey" w:date="2026-05-17T12:16:00Z" w16du:dateUtc="2026-05-17T17:16:00Z"/>
          <w:rFonts w:ascii="Arial" w:hAnsi="Arial" w:cs="Arial"/>
          <w:b/>
          <w:bCs/>
          <w:sz w:val="22"/>
          <w:szCs w:val="22"/>
          <w:rPrChange w:id="327" w:author="Vin Hoey" w:date="2026-05-17T12:19:00Z" w16du:dateUtc="2026-05-17T17:19:00Z">
            <w:rPr>
              <w:ins w:id="328" w:author="Vin Hoey" w:date="2026-05-17T12:16:00Z" w16du:dateUtc="2026-05-17T17:16:00Z"/>
              <w:rFonts w:ascii="Arial" w:hAnsi="Arial" w:cs="Arial"/>
              <w:b/>
              <w:bCs/>
            </w:rPr>
          </w:rPrChange>
        </w:rPr>
      </w:pPr>
    </w:p>
    <w:p w14:paraId="4E5532A5" w14:textId="4CE2DAF0" w:rsidR="006A71E8" w:rsidRDefault="000150E3" w:rsidP="00903572">
      <w:pPr>
        <w:rPr>
          <w:ins w:id="329" w:author="Vin Hoey" w:date="2026-05-17T12:20:00Z" w16du:dateUtc="2026-05-17T17:20:00Z"/>
          <w:rFonts w:ascii="Arial" w:hAnsi="Arial" w:cs="Arial"/>
          <w:b/>
          <w:bCs/>
          <w:sz w:val="22"/>
          <w:szCs w:val="22"/>
        </w:rPr>
      </w:pPr>
      <w:ins w:id="330" w:author="Vin Hoey" w:date="2026-05-17T12:16:00Z" w16du:dateUtc="2026-05-17T17:16:00Z">
        <w:r w:rsidRPr="00903572">
          <w:rPr>
            <w:rFonts w:ascii="Arial" w:hAnsi="Arial" w:cs="Arial"/>
            <w:b/>
            <w:bCs/>
            <w:sz w:val="22"/>
            <w:szCs w:val="22"/>
            <w:rPrChange w:id="331" w:author="Vin Hoey" w:date="2026-05-17T12:19:00Z" w16du:dateUtc="2026-05-17T17:19:00Z">
              <w:rPr>
                <w:rFonts w:ascii="Arial" w:hAnsi="Arial" w:cs="Arial"/>
                <w:b/>
                <w:bCs/>
              </w:rPr>
            </w:rPrChange>
          </w:rPr>
          <w:t>Under their pictures, 8 of thes</w:t>
        </w:r>
      </w:ins>
      <w:ins w:id="332" w:author="Vin Hoey" w:date="2026-05-17T12:39:00Z" w16du:dateUtc="2026-05-17T17:39:00Z">
        <w:r w:rsidR="008C6DE7">
          <w:rPr>
            <w:rFonts w:ascii="Arial" w:hAnsi="Arial" w:cs="Arial"/>
            <w:b/>
            <w:bCs/>
            <w:sz w:val="22"/>
            <w:szCs w:val="22"/>
          </w:rPr>
          <w:t>e</w:t>
        </w:r>
      </w:ins>
      <w:ins w:id="333" w:author="Vin Hoey" w:date="2026-05-17T12:16:00Z" w16du:dateUtc="2026-05-17T17:16:00Z">
        <w:r w:rsidRPr="00903572">
          <w:rPr>
            <w:rFonts w:ascii="Arial" w:hAnsi="Arial" w:cs="Arial"/>
            <w:b/>
            <w:bCs/>
            <w:sz w:val="22"/>
            <w:szCs w:val="22"/>
            <w:rPrChange w:id="334" w:author="Vin Hoey" w:date="2026-05-17T12:19:00Z" w16du:dateUtc="2026-05-17T17:19:00Z">
              <w:rPr>
                <w:rFonts w:ascii="Arial" w:hAnsi="Arial" w:cs="Arial"/>
                <w:b/>
                <w:bCs/>
              </w:rPr>
            </w:rPrChange>
          </w:rPr>
          <w:t xml:space="preserve"> team members </w:t>
        </w:r>
      </w:ins>
      <w:ins w:id="335" w:author="Vin Hoey" w:date="2026-05-17T12:39:00Z" w16du:dateUtc="2026-05-17T17:39:00Z">
        <w:r w:rsidR="008C6DE7">
          <w:rPr>
            <w:rFonts w:ascii="Arial" w:hAnsi="Arial" w:cs="Arial"/>
            <w:b/>
            <w:bCs/>
            <w:sz w:val="22"/>
            <w:szCs w:val="22"/>
          </w:rPr>
          <w:t xml:space="preserve">it </w:t>
        </w:r>
      </w:ins>
      <w:ins w:id="336" w:author="Vin Hoey" w:date="2026-05-17T12:16:00Z" w16du:dateUtc="2026-05-17T17:16:00Z">
        <w:r w:rsidRPr="00903572">
          <w:rPr>
            <w:rFonts w:ascii="Arial" w:hAnsi="Arial" w:cs="Arial"/>
            <w:b/>
            <w:bCs/>
            <w:sz w:val="22"/>
            <w:szCs w:val="22"/>
            <w:rPrChange w:id="337" w:author="Vin Hoey" w:date="2026-05-17T12:19:00Z" w16du:dateUtc="2026-05-17T17:19:00Z">
              <w:rPr>
                <w:rFonts w:ascii="Arial" w:hAnsi="Arial" w:cs="Arial"/>
                <w:b/>
                <w:bCs/>
              </w:rPr>
            </w:rPrChange>
          </w:rPr>
          <w:t>say</w:t>
        </w:r>
      </w:ins>
      <w:ins w:id="338" w:author="Vin Hoey" w:date="2026-05-17T12:40:00Z" w16du:dateUtc="2026-05-17T17:40:00Z">
        <w:r w:rsidR="008C6DE7">
          <w:rPr>
            <w:rFonts w:ascii="Arial" w:hAnsi="Arial" w:cs="Arial"/>
            <w:b/>
            <w:bCs/>
            <w:sz w:val="22"/>
            <w:szCs w:val="22"/>
          </w:rPr>
          <w:t>s</w:t>
        </w:r>
      </w:ins>
      <w:ins w:id="339" w:author="Vin Hoey" w:date="2026-05-17T12:16:00Z" w16du:dateUtc="2026-05-17T17:16:00Z">
        <w:r w:rsidRPr="00903572">
          <w:rPr>
            <w:rFonts w:ascii="Arial" w:hAnsi="Arial" w:cs="Arial"/>
            <w:b/>
            <w:bCs/>
            <w:sz w:val="22"/>
            <w:szCs w:val="22"/>
            <w:rPrChange w:id="340" w:author="Vin Hoey" w:date="2026-05-17T12:19:00Z" w16du:dateUtc="2026-05-17T17:19:00Z">
              <w:rPr>
                <w:rFonts w:ascii="Arial" w:hAnsi="Arial" w:cs="Arial"/>
                <w:b/>
                <w:bCs/>
              </w:rPr>
            </w:rPrChange>
          </w:rPr>
          <w:t xml:space="preserve"> </w:t>
        </w:r>
      </w:ins>
      <w:ins w:id="341" w:author="Vin Hoey" w:date="2026-05-17T12:17:00Z" w16du:dateUtc="2026-05-17T17:17:00Z">
        <w:r w:rsidRPr="00903572">
          <w:rPr>
            <w:rFonts w:ascii="Arial" w:hAnsi="Arial" w:cs="Arial"/>
            <w:b/>
            <w:bCs/>
            <w:sz w:val="22"/>
            <w:szCs w:val="22"/>
            <w:rPrChange w:id="342" w:author="Vin Hoey" w:date="2026-05-17T12:19:00Z" w16du:dateUtc="2026-05-17T17:19:00Z">
              <w:rPr>
                <w:rFonts w:ascii="Arial" w:hAnsi="Arial" w:cs="Arial"/>
                <w:b/>
                <w:bCs/>
              </w:rPr>
            </w:rPrChange>
          </w:rPr>
          <w:t xml:space="preserve">“Africa.” </w:t>
        </w:r>
        <w:r w:rsidR="008258F8" w:rsidRPr="00903572">
          <w:rPr>
            <w:rFonts w:ascii="Arial" w:hAnsi="Arial" w:cs="Arial"/>
            <w:b/>
            <w:bCs/>
            <w:sz w:val="22"/>
            <w:szCs w:val="22"/>
            <w:rPrChange w:id="343" w:author="Vin Hoey" w:date="2026-05-17T12:19:00Z" w16du:dateUtc="2026-05-17T17:19:00Z">
              <w:rPr>
                <w:rFonts w:ascii="Arial" w:hAnsi="Arial" w:cs="Arial"/>
                <w:b/>
                <w:bCs/>
              </w:rPr>
            </w:rPrChange>
          </w:rPr>
          <w:t>If th</w:t>
        </w:r>
      </w:ins>
      <w:ins w:id="344" w:author="Vin Hoey" w:date="2026-05-17T12:40:00Z" w16du:dateUtc="2026-05-17T17:40:00Z">
        <w:r w:rsidR="00E25A14">
          <w:rPr>
            <w:rFonts w:ascii="Arial" w:hAnsi="Arial" w:cs="Arial"/>
            <w:b/>
            <w:bCs/>
            <w:sz w:val="22"/>
            <w:szCs w:val="22"/>
          </w:rPr>
          <w:t>is</w:t>
        </w:r>
      </w:ins>
      <w:ins w:id="345" w:author="Vin Hoey" w:date="2026-05-17T12:17:00Z" w16du:dateUtc="2026-05-17T17:17:00Z">
        <w:r w:rsidR="008258F8" w:rsidRPr="00903572">
          <w:rPr>
            <w:rFonts w:ascii="Arial" w:hAnsi="Arial" w:cs="Arial"/>
            <w:b/>
            <w:bCs/>
            <w:sz w:val="22"/>
            <w:szCs w:val="22"/>
            <w:rPrChange w:id="346" w:author="Vin Hoey" w:date="2026-05-17T12:19:00Z" w16du:dateUtc="2026-05-17T17:19:00Z">
              <w:rPr>
                <w:rFonts w:ascii="Arial" w:hAnsi="Arial" w:cs="Arial"/>
                <w:b/>
                <w:bCs/>
              </w:rPr>
            </w:rPrChange>
          </w:rPr>
          <w:t xml:space="preserve"> reference is to where they work</w:t>
        </w:r>
      </w:ins>
      <w:ins w:id="347" w:author="Vin Hoey" w:date="2026-05-17T12:40:00Z" w16du:dateUtc="2026-05-17T17:40:00Z">
        <w:r w:rsidR="00E25A14">
          <w:rPr>
            <w:rFonts w:ascii="Arial" w:hAnsi="Arial" w:cs="Arial"/>
            <w:b/>
            <w:bCs/>
            <w:sz w:val="22"/>
            <w:szCs w:val="22"/>
          </w:rPr>
          <w:t xml:space="preserve"> for us</w:t>
        </w:r>
      </w:ins>
      <w:ins w:id="348" w:author="Vin Hoey" w:date="2026-05-17T12:17:00Z" w16du:dateUtc="2026-05-17T17:17:00Z">
        <w:r w:rsidR="008258F8" w:rsidRPr="00903572">
          <w:rPr>
            <w:rFonts w:ascii="Arial" w:hAnsi="Arial" w:cs="Arial"/>
            <w:b/>
            <w:bCs/>
            <w:sz w:val="22"/>
            <w:szCs w:val="22"/>
            <w:rPrChange w:id="349" w:author="Vin Hoey" w:date="2026-05-17T12:19:00Z" w16du:dateUtc="2026-05-17T17:19:00Z">
              <w:rPr>
                <w:rFonts w:ascii="Arial" w:hAnsi="Arial" w:cs="Arial"/>
                <w:b/>
                <w:bCs/>
              </w:rPr>
            </w:rPrChange>
          </w:rPr>
          <w:t>, shouldn’t they all say “</w:t>
        </w:r>
      </w:ins>
      <w:ins w:id="350" w:author="Vin Hoey" w:date="2026-05-17T12:18:00Z" w16du:dateUtc="2026-05-17T17:18:00Z">
        <w:r w:rsidR="00982977" w:rsidRPr="00903572">
          <w:rPr>
            <w:rFonts w:ascii="Arial" w:hAnsi="Arial" w:cs="Arial"/>
            <w:b/>
            <w:bCs/>
            <w:sz w:val="22"/>
            <w:szCs w:val="22"/>
            <w:rPrChange w:id="351" w:author="Vin Hoey" w:date="2026-05-17T12:19:00Z" w16du:dateUtc="2026-05-17T17:19:00Z">
              <w:rPr>
                <w:rFonts w:ascii="Arial" w:hAnsi="Arial" w:cs="Arial"/>
                <w:b/>
                <w:bCs/>
              </w:rPr>
            </w:rPrChange>
          </w:rPr>
          <w:t>Rwanda</w:t>
        </w:r>
        <w:r w:rsidR="008258F8" w:rsidRPr="00903572">
          <w:rPr>
            <w:rFonts w:ascii="Arial" w:hAnsi="Arial" w:cs="Arial"/>
            <w:b/>
            <w:bCs/>
            <w:sz w:val="22"/>
            <w:szCs w:val="22"/>
            <w:rPrChange w:id="352" w:author="Vin Hoey" w:date="2026-05-17T12:19:00Z" w16du:dateUtc="2026-05-17T17:19:00Z">
              <w:rPr>
                <w:rFonts w:ascii="Arial" w:hAnsi="Arial" w:cs="Arial"/>
                <w:b/>
                <w:bCs/>
              </w:rPr>
            </w:rPrChange>
          </w:rPr>
          <w:t>?”</w:t>
        </w:r>
      </w:ins>
      <w:ins w:id="353" w:author="Vin Hoey" w:date="2026-05-17T12:17:00Z" w16du:dateUtc="2026-05-17T17:17:00Z">
        <w:r w:rsidR="008258F8" w:rsidRPr="00903572">
          <w:rPr>
            <w:rFonts w:ascii="Arial" w:hAnsi="Arial" w:cs="Arial"/>
            <w:b/>
            <w:bCs/>
            <w:sz w:val="22"/>
            <w:szCs w:val="22"/>
            <w:rPrChange w:id="354" w:author="Vin Hoey" w:date="2026-05-17T12:19:00Z" w16du:dateUtc="2026-05-17T17:19:00Z">
              <w:rPr>
                <w:rFonts w:ascii="Arial" w:hAnsi="Arial" w:cs="Arial"/>
                <w:b/>
                <w:bCs/>
              </w:rPr>
            </w:rPrChange>
          </w:rPr>
          <w:t xml:space="preserve"> </w:t>
        </w:r>
      </w:ins>
      <w:ins w:id="355" w:author="Vin Hoey" w:date="2026-05-17T12:19:00Z" w16du:dateUtc="2026-05-17T17:19:00Z">
        <w:r w:rsidR="00903572" w:rsidRPr="00903572">
          <w:rPr>
            <w:rFonts w:ascii="Arial" w:hAnsi="Arial" w:cs="Arial"/>
            <w:b/>
            <w:bCs/>
            <w:sz w:val="22"/>
            <w:szCs w:val="22"/>
            <w:rPrChange w:id="356" w:author="Vin Hoey" w:date="2026-05-17T12:19:00Z" w16du:dateUtc="2026-05-17T17:19:00Z">
              <w:rPr>
                <w:rFonts w:ascii="Arial" w:hAnsi="Arial" w:cs="Arial"/>
                <w:b/>
                <w:bCs/>
              </w:rPr>
            </w:rPrChange>
          </w:rPr>
          <w:t xml:space="preserve">For example, I know that </w:t>
        </w:r>
      </w:ins>
      <w:ins w:id="357" w:author="Vin Hoey" w:date="2026-05-17T12:19:00Z">
        <w:r w:rsidR="00903572" w:rsidRPr="00903572">
          <w:rPr>
            <w:rFonts w:ascii="Arial" w:hAnsi="Arial" w:cs="Arial"/>
            <w:b/>
            <w:bCs/>
            <w:sz w:val="22"/>
            <w:szCs w:val="22"/>
            <w:rPrChange w:id="358" w:author="Vin Hoey" w:date="2026-05-17T12:19:00Z" w16du:dateUtc="2026-05-17T17:19:00Z">
              <w:rPr>
                <w:rFonts w:ascii="Arial" w:hAnsi="Arial" w:cs="Arial"/>
                <w:b/>
                <w:bCs/>
              </w:rPr>
            </w:rPrChange>
          </w:rPr>
          <w:t>Emmanuel</w:t>
        </w:r>
      </w:ins>
      <w:ins w:id="359" w:author="Vin Hoey" w:date="2026-05-17T12:19:00Z" w16du:dateUtc="2026-05-17T17:19:00Z">
        <w:r w:rsidR="00903572" w:rsidRPr="00903572">
          <w:rPr>
            <w:rFonts w:ascii="Arial" w:hAnsi="Arial" w:cs="Arial"/>
            <w:b/>
            <w:bCs/>
            <w:sz w:val="22"/>
            <w:szCs w:val="22"/>
            <w:rPrChange w:id="360" w:author="Vin Hoey" w:date="2026-05-17T12:19:00Z" w16du:dateUtc="2026-05-17T17:19:00Z">
              <w:rPr>
                <w:rFonts w:ascii="Arial" w:hAnsi="Arial" w:cs="Arial"/>
                <w:b/>
                <w:bCs/>
              </w:rPr>
            </w:rPrChange>
          </w:rPr>
          <w:t xml:space="preserve"> lives in </w:t>
        </w:r>
        <w:proofErr w:type="spellStart"/>
        <w:r w:rsidR="00903572" w:rsidRPr="00903572">
          <w:rPr>
            <w:rFonts w:ascii="Arial" w:hAnsi="Arial" w:cs="Arial"/>
            <w:b/>
            <w:bCs/>
            <w:sz w:val="22"/>
            <w:szCs w:val="22"/>
            <w:rPrChange w:id="361" w:author="Vin Hoey" w:date="2026-05-17T12:19:00Z" w16du:dateUtc="2026-05-17T17:19:00Z">
              <w:rPr>
                <w:rFonts w:ascii="Arial" w:hAnsi="Arial" w:cs="Arial"/>
                <w:b/>
                <w:bCs/>
              </w:rPr>
            </w:rPrChange>
          </w:rPr>
          <w:t>Scandanavia</w:t>
        </w:r>
        <w:proofErr w:type="spellEnd"/>
        <w:r w:rsidR="00903572" w:rsidRPr="00903572">
          <w:rPr>
            <w:rFonts w:ascii="Arial" w:hAnsi="Arial" w:cs="Arial"/>
            <w:b/>
            <w:bCs/>
            <w:sz w:val="22"/>
            <w:szCs w:val="22"/>
            <w:rPrChange w:id="362" w:author="Vin Hoey" w:date="2026-05-17T12:19:00Z" w16du:dateUtc="2026-05-17T17:19:00Z">
              <w:rPr>
                <w:rFonts w:ascii="Arial" w:hAnsi="Arial" w:cs="Arial"/>
                <w:b/>
                <w:bCs/>
              </w:rPr>
            </w:rPrChange>
          </w:rPr>
          <w:t>, but since his work for us focused on Rwanda, shouldn’t his say Rwanda?</w:t>
        </w:r>
      </w:ins>
    </w:p>
    <w:p w14:paraId="05D34C87" w14:textId="10F2D154" w:rsidR="00903572" w:rsidRPr="00903572" w:rsidRDefault="00903572" w:rsidP="00903572">
      <w:pPr>
        <w:rPr>
          <w:ins w:id="363" w:author="Vin Hoey" w:date="2026-05-17T12:19:00Z"/>
          <w:rFonts w:ascii="Arial" w:hAnsi="Arial" w:cs="Arial"/>
          <w:b/>
          <w:bCs/>
          <w:sz w:val="22"/>
          <w:szCs w:val="22"/>
          <w:rPrChange w:id="364" w:author="Vin Hoey" w:date="2026-05-17T12:19:00Z" w16du:dateUtc="2026-05-17T17:19:00Z">
            <w:rPr>
              <w:ins w:id="365" w:author="Vin Hoey" w:date="2026-05-17T12:19:00Z"/>
              <w:rFonts w:ascii="Arial" w:hAnsi="Arial" w:cs="Arial"/>
              <w:b/>
              <w:bCs/>
            </w:rPr>
          </w:rPrChange>
        </w:rPr>
      </w:pPr>
      <w:ins w:id="366" w:author="Vin Hoey" w:date="2026-05-17T12:19:00Z" w16du:dateUtc="2026-05-17T17:19:00Z">
        <w:r w:rsidRPr="00903572">
          <w:rPr>
            <w:rFonts w:ascii="Arial" w:hAnsi="Arial" w:cs="Arial"/>
            <w:b/>
            <w:bCs/>
            <w:sz w:val="22"/>
            <w:szCs w:val="22"/>
            <w:rPrChange w:id="367" w:author="Vin Hoey" w:date="2026-05-17T12:19:00Z" w16du:dateUtc="2026-05-17T17:19:00Z">
              <w:rPr>
                <w:rFonts w:ascii="Arial" w:hAnsi="Arial" w:cs="Arial"/>
                <w:b/>
                <w:bCs/>
              </w:rPr>
            </w:rPrChange>
          </w:rPr>
          <w:t xml:space="preserve"> </w:t>
        </w:r>
      </w:ins>
    </w:p>
    <w:p w14:paraId="3790E91F" w14:textId="55C88C1E" w:rsidR="002540B3" w:rsidRDefault="00903572" w:rsidP="002540B3">
      <w:pPr>
        <w:rPr>
          <w:ins w:id="368" w:author="Vin Hoey" w:date="2026-05-17T12:23:00Z" w16du:dateUtc="2026-05-17T17:23:00Z"/>
          <w:rFonts w:ascii="Arial" w:hAnsi="Arial" w:cs="Arial"/>
          <w:b/>
          <w:bCs/>
          <w:sz w:val="22"/>
          <w:szCs w:val="22"/>
        </w:rPr>
      </w:pPr>
      <w:ins w:id="369" w:author="Vin Hoey" w:date="2026-05-17T12:18:00Z" w16du:dateUtc="2026-05-17T17:18:00Z">
        <w:r w:rsidRPr="00903572">
          <w:rPr>
            <w:rFonts w:ascii="Arial" w:hAnsi="Arial" w:cs="Arial"/>
            <w:b/>
            <w:bCs/>
            <w:sz w:val="22"/>
            <w:szCs w:val="22"/>
            <w:rPrChange w:id="370" w:author="Vin Hoey" w:date="2026-05-17T12:19:00Z" w16du:dateUtc="2026-05-17T17:19:00Z">
              <w:rPr>
                <w:rFonts w:ascii="Arial" w:hAnsi="Arial" w:cs="Arial"/>
                <w:b/>
                <w:bCs/>
              </w:rPr>
            </w:rPrChange>
          </w:rPr>
          <w:t xml:space="preserve">That’s </w:t>
        </w:r>
      </w:ins>
      <w:ins w:id="371" w:author="Vin Hoey" w:date="2026-05-17T12:20:00Z" w16du:dateUtc="2026-05-17T17:20:00Z">
        <w:r w:rsidR="002540B3">
          <w:rPr>
            <w:rFonts w:ascii="Arial" w:hAnsi="Arial" w:cs="Arial"/>
            <w:b/>
            <w:bCs/>
            <w:sz w:val="22"/>
            <w:szCs w:val="22"/>
          </w:rPr>
          <w:t>particularly</w:t>
        </w:r>
      </w:ins>
      <w:ins w:id="372" w:author="Vin Hoey" w:date="2026-05-17T12:18:00Z" w16du:dateUtc="2026-05-17T17:18:00Z">
        <w:r w:rsidRPr="00903572">
          <w:rPr>
            <w:rFonts w:ascii="Arial" w:hAnsi="Arial" w:cs="Arial"/>
            <w:b/>
            <w:bCs/>
            <w:sz w:val="22"/>
            <w:szCs w:val="22"/>
            <w:rPrChange w:id="373" w:author="Vin Hoey" w:date="2026-05-17T12:19:00Z" w16du:dateUtc="2026-05-17T17:19:00Z">
              <w:rPr>
                <w:rFonts w:ascii="Arial" w:hAnsi="Arial" w:cs="Arial"/>
                <w:b/>
                <w:bCs/>
              </w:rPr>
            </w:rPrChange>
          </w:rPr>
          <w:t xml:space="preserve"> true</w:t>
        </w:r>
      </w:ins>
      <w:ins w:id="374" w:author="Vin Hoey" w:date="2026-05-17T12:20:00Z" w16du:dateUtc="2026-05-17T17:20:00Z">
        <w:r w:rsidR="006A71E8">
          <w:rPr>
            <w:rFonts w:ascii="Arial" w:hAnsi="Arial" w:cs="Arial"/>
            <w:b/>
            <w:bCs/>
            <w:sz w:val="22"/>
            <w:szCs w:val="22"/>
          </w:rPr>
          <w:t xml:space="preserve"> too for </w:t>
        </w:r>
      </w:ins>
      <w:ins w:id="375" w:author="Vin Hoey" w:date="2026-05-17T12:20:00Z">
        <w:r w:rsidR="002540B3" w:rsidRPr="002540B3">
          <w:rPr>
            <w:rFonts w:ascii="Arial" w:hAnsi="Arial" w:cs="Arial"/>
            <w:b/>
            <w:bCs/>
            <w:sz w:val="22"/>
            <w:szCs w:val="22"/>
          </w:rPr>
          <w:t>Innocent</w:t>
        </w:r>
      </w:ins>
      <w:ins w:id="376" w:author="Vin Hoey" w:date="2026-05-17T12:20:00Z" w16du:dateUtc="2026-05-17T17:20:00Z">
        <w:r w:rsidR="002540B3">
          <w:rPr>
            <w:rFonts w:ascii="Arial" w:hAnsi="Arial" w:cs="Arial"/>
            <w:b/>
            <w:bCs/>
            <w:sz w:val="22"/>
            <w:szCs w:val="22"/>
          </w:rPr>
          <w:t xml:space="preserve">. To say he’s </w:t>
        </w:r>
      </w:ins>
      <w:ins w:id="377" w:author="Vin Hoey" w:date="2026-05-17T12:21:00Z" w16du:dateUtc="2026-05-17T17:21:00Z">
        <w:r w:rsidR="0018205D">
          <w:rPr>
            <w:rFonts w:ascii="Arial" w:hAnsi="Arial" w:cs="Arial"/>
            <w:b/>
            <w:bCs/>
            <w:sz w:val="22"/>
            <w:szCs w:val="22"/>
          </w:rPr>
          <w:t>Operations</w:t>
        </w:r>
      </w:ins>
      <w:ins w:id="378" w:author="Vin Hoey" w:date="2026-05-17T12:20:00Z" w16du:dateUtc="2026-05-17T17:20:00Z">
        <w:r w:rsidR="002540B3">
          <w:rPr>
            <w:rFonts w:ascii="Arial" w:hAnsi="Arial" w:cs="Arial"/>
            <w:b/>
            <w:bCs/>
            <w:sz w:val="22"/>
            <w:szCs w:val="22"/>
          </w:rPr>
          <w:t xml:space="preserve"> Manager Africa is to </w:t>
        </w:r>
      </w:ins>
      <w:ins w:id="379" w:author="Vin Hoey" w:date="2026-05-17T12:21:00Z" w16du:dateUtc="2026-05-17T17:21:00Z">
        <w:r w:rsidR="002540B3">
          <w:rPr>
            <w:rFonts w:ascii="Arial" w:hAnsi="Arial" w:cs="Arial"/>
            <w:b/>
            <w:bCs/>
            <w:sz w:val="22"/>
            <w:szCs w:val="22"/>
          </w:rPr>
          <w:t xml:space="preserve">suggest that we are operating outside of </w:t>
        </w:r>
        <w:proofErr w:type="gramStart"/>
        <w:r w:rsidR="002540B3">
          <w:rPr>
            <w:rFonts w:ascii="Arial" w:hAnsi="Arial" w:cs="Arial"/>
            <w:b/>
            <w:bCs/>
            <w:sz w:val="22"/>
            <w:szCs w:val="22"/>
          </w:rPr>
          <w:t>Rwanda</w:t>
        </w:r>
        <w:proofErr w:type="gramEnd"/>
        <w:r w:rsidR="002540B3">
          <w:rPr>
            <w:rFonts w:ascii="Arial" w:hAnsi="Arial" w:cs="Arial"/>
            <w:b/>
            <w:bCs/>
            <w:sz w:val="22"/>
            <w:szCs w:val="22"/>
          </w:rPr>
          <w:t xml:space="preserve"> an</w:t>
        </w:r>
        <w:r w:rsidR="0018205D">
          <w:rPr>
            <w:rFonts w:ascii="Arial" w:hAnsi="Arial" w:cs="Arial"/>
            <w:b/>
            <w:bCs/>
            <w:sz w:val="22"/>
            <w:szCs w:val="22"/>
          </w:rPr>
          <w:t>d</w:t>
        </w:r>
        <w:r w:rsidR="002540B3">
          <w:rPr>
            <w:rFonts w:ascii="Arial" w:hAnsi="Arial" w:cs="Arial"/>
            <w:b/>
            <w:bCs/>
            <w:sz w:val="22"/>
            <w:szCs w:val="22"/>
          </w:rPr>
          <w:t xml:space="preserve"> we are </w:t>
        </w:r>
        <w:proofErr w:type="gramStart"/>
        <w:r w:rsidR="002540B3">
          <w:rPr>
            <w:rFonts w:ascii="Arial" w:hAnsi="Arial" w:cs="Arial"/>
            <w:b/>
            <w:bCs/>
            <w:sz w:val="22"/>
            <w:szCs w:val="22"/>
          </w:rPr>
          <w:t>not</w:t>
        </w:r>
      </w:ins>
      <w:ins w:id="380" w:author="Vin Hoey" w:date="2026-05-17T12:20:00Z">
        <w:r w:rsidR="002540B3" w:rsidRPr="002540B3">
          <w:rPr>
            <w:rFonts w:ascii="Arial" w:hAnsi="Arial" w:cs="Arial"/>
            <w:b/>
            <w:bCs/>
            <w:sz w:val="22"/>
            <w:szCs w:val="22"/>
          </w:rPr>
          <w:t> </w:t>
        </w:r>
      </w:ins>
      <w:ins w:id="381" w:author="Vin Hoey" w:date="2026-05-17T12:21:00Z" w16du:dateUtc="2026-05-17T17:21:00Z">
        <w:r w:rsidR="0018205D">
          <w:rPr>
            <w:rFonts w:ascii="Arial" w:hAnsi="Arial" w:cs="Arial"/>
            <w:b/>
            <w:bCs/>
            <w:sz w:val="22"/>
            <w:szCs w:val="22"/>
          </w:rPr>
          <w:t xml:space="preserve"> (</w:t>
        </w:r>
        <w:proofErr w:type="gramEnd"/>
        <w:r w:rsidR="0018205D">
          <w:rPr>
            <w:rFonts w:ascii="Arial" w:hAnsi="Arial" w:cs="Arial"/>
            <w:b/>
            <w:bCs/>
            <w:sz w:val="22"/>
            <w:szCs w:val="22"/>
          </w:rPr>
          <w:t xml:space="preserve">maybe </w:t>
        </w:r>
        <w:proofErr w:type="spellStart"/>
        <w:r w:rsidR="0018205D">
          <w:rPr>
            <w:rFonts w:ascii="Arial" w:hAnsi="Arial" w:cs="Arial"/>
            <w:b/>
            <w:bCs/>
            <w:sz w:val="22"/>
            <w:szCs w:val="22"/>
          </w:rPr>
          <w:t>some day</w:t>
        </w:r>
        <w:proofErr w:type="spellEnd"/>
        <w:r w:rsidR="0018205D">
          <w:rPr>
            <w:rFonts w:ascii="Arial" w:hAnsi="Arial" w:cs="Arial"/>
            <w:b/>
            <w:bCs/>
            <w:sz w:val="22"/>
            <w:szCs w:val="22"/>
          </w:rPr>
          <w:t>, but not now). This is critical to be cl</w:t>
        </w:r>
      </w:ins>
      <w:ins w:id="382" w:author="Vin Hoey" w:date="2026-05-17T12:22:00Z" w16du:dateUtc="2026-05-17T17:22:00Z">
        <w:r w:rsidR="0018205D">
          <w:rPr>
            <w:rFonts w:ascii="Arial" w:hAnsi="Arial" w:cs="Arial"/>
            <w:b/>
            <w:bCs/>
            <w:sz w:val="22"/>
            <w:szCs w:val="22"/>
          </w:rPr>
          <w:t xml:space="preserve">ear with prospective donors. </w:t>
        </w:r>
      </w:ins>
      <w:ins w:id="383" w:author="Vin Hoey" w:date="2026-05-17T12:21:00Z" w16du:dateUtc="2026-05-17T17:21:00Z">
        <w:r w:rsidR="0018205D">
          <w:rPr>
            <w:rFonts w:ascii="Arial" w:hAnsi="Arial" w:cs="Arial"/>
            <w:b/>
            <w:bCs/>
            <w:sz w:val="22"/>
            <w:szCs w:val="22"/>
          </w:rPr>
          <w:t xml:space="preserve"> </w:t>
        </w:r>
      </w:ins>
    </w:p>
    <w:p w14:paraId="59B224B3" w14:textId="77777777" w:rsidR="00F47459" w:rsidRDefault="00F47459" w:rsidP="002540B3">
      <w:pPr>
        <w:rPr>
          <w:ins w:id="384" w:author="Vin Hoey" w:date="2026-05-17T12:23:00Z" w16du:dateUtc="2026-05-17T17:23:00Z"/>
          <w:rFonts w:ascii="Arial" w:hAnsi="Arial" w:cs="Arial"/>
          <w:b/>
          <w:bCs/>
          <w:sz w:val="22"/>
          <w:szCs w:val="22"/>
        </w:rPr>
      </w:pPr>
    </w:p>
    <w:p w14:paraId="1310458A" w14:textId="46621434" w:rsidR="00F47459" w:rsidRPr="002540B3" w:rsidRDefault="00F47459" w:rsidP="002540B3">
      <w:pPr>
        <w:rPr>
          <w:ins w:id="385" w:author="Vin Hoey" w:date="2026-05-17T12:20:00Z"/>
          <w:rFonts w:ascii="Arial" w:hAnsi="Arial" w:cs="Arial"/>
          <w:b/>
          <w:bCs/>
          <w:sz w:val="22"/>
          <w:szCs w:val="22"/>
        </w:rPr>
      </w:pPr>
      <w:ins w:id="386" w:author="Vin Hoey" w:date="2026-05-17T12:23:00Z" w16du:dateUtc="2026-05-17T17:23:00Z">
        <w:r>
          <w:rPr>
            <w:rFonts w:ascii="Arial" w:hAnsi="Arial" w:cs="Arial"/>
            <w:b/>
            <w:bCs/>
            <w:sz w:val="22"/>
            <w:szCs w:val="22"/>
          </w:rPr>
          <w:t>For the three team members listed as “USA</w:t>
        </w:r>
      </w:ins>
      <w:ins w:id="387" w:author="Vin Hoey" w:date="2026-05-17T12:24:00Z" w16du:dateUtc="2026-05-17T17:24:00Z">
        <w:r>
          <w:rPr>
            <w:rFonts w:ascii="Arial" w:hAnsi="Arial" w:cs="Arial"/>
            <w:b/>
            <w:bCs/>
            <w:sz w:val="22"/>
            <w:szCs w:val="22"/>
          </w:rPr>
          <w:t xml:space="preserve">,” let’s discuss at some point where they are based and how you plan to engage them if they are outside </w:t>
        </w:r>
        <w:proofErr w:type="gramStart"/>
        <w:r>
          <w:rPr>
            <w:rFonts w:ascii="Arial" w:hAnsi="Arial" w:cs="Arial"/>
            <w:b/>
            <w:bCs/>
            <w:sz w:val="22"/>
            <w:szCs w:val="22"/>
          </w:rPr>
          <w:t>of  North</w:t>
        </w:r>
        <w:proofErr w:type="gramEnd"/>
        <w:r>
          <w:rPr>
            <w:rFonts w:ascii="Arial" w:hAnsi="Arial" w:cs="Arial"/>
            <w:b/>
            <w:bCs/>
            <w:sz w:val="22"/>
            <w:szCs w:val="22"/>
          </w:rPr>
          <w:t xml:space="preserve"> Texas. </w:t>
        </w:r>
      </w:ins>
    </w:p>
    <w:p w14:paraId="733FE242" w14:textId="4D4C22C0" w:rsidR="000150E3" w:rsidRDefault="000150E3" w:rsidP="006B7016">
      <w:pPr>
        <w:rPr>
          <w:ins w:id="388" w:author="Vin Hoey" w:date="2026-05-17T12:25:00Z" w16du:dateUtc="2026-05-17T17:25:00Z"/>
          <w:rFonts w:ascii="Arial" w:hAnsi="Arial" w:cs="Arial"/>
          <w:b/>
          <w:bCs/>
          <w:sz w:val="22"/>
          <w:szCs w:val="22"/>
        </w:rPr>
      </w:pPr>
    </w:p>
    <w:p w14:paraId="57CA659F" w14:textId="77777777" w:rsidR="00FC3EDA" w:rsidRDefault="00FC3EDA" w:rsidP="006B7016">
      <w:pPr>
        <w:rPr>
          <w:ins w:id="389" w:author="Vin Hoey" w:date="2026-05-17T12:25:00Z" w16du:dateUtc="2026-05-17T17:25:00Z"/>
          <w:rFonts w:ascii="Arial" w:hAnsi="Arial" w:cs="Arial"/>
          <w:b/>
          <w:bCs/>
          <w:sz w:val="22"/>
          <w:szCs w:val="22"/>
        </w:rPr>
      </w:pPr>
    </w:p>
    <w:p w14:paraId="1DDB946A" w14:textId="7AE8BEF3" w:rsidR="00FC3EDA" w:rsidRDefault="00FC3EDA" w:rsidP="006B7016">
      <w:pPr>
        <w:rPr>
          <w:ins w:id="390" w:author="Vin Hoey" w:date="2026-05-17T12:27:00Z" w16du:dateUtc="2026-05-17T17:27:00Z"/>
          <w:rFonts w:ascii="Arial" w:hAnsi="Arial" w:cs="Arial"/>
          <w:b/>
          <w:bCs/>
        </w:rPr>
      </w:pPr>
      <w:r w:rsidRPr="00FC3EDA">
        <w:rPr>
          <w:rFonts w:ascii="Arial" w:hAnsi="Arial" w:cs="Arial"/>
          <w:b/>
          <w:bCs/>
          <w:rPrChange w:id="391" w:author="Vin Hoey" w:date="2026-05-17T12:26:00Z" w16du:dateUtc="2026-05-17T17:26:00Z">
            <w:rPr>
              <w:rFonts w:ascii="Arial" w:hAnsi="Arial" w:cs="Arial"/>
              <w:b/>
              <w:bCs/>
              <w:sz w:val="22"/>
              <w:szCs w:val="22"/>
            </w:rPr>
          </w:rPrChange>
        </w:rPr>
        <w:t>Board Member</w:t>
      </w:r>
      <w:ins w:id="392" w:author="Vin Hoey" w:date="2026-05-17T12:26:00Z" w16du:dateUtc="2026-05-17T17:26:00Z">
        <w:r>
          <w:rPr>
            <w:rFonts w:ascii="Arial" w:hAnsi="Arial" w:cs="Arial"/>
            <w:b/>
            <w:bCs/>
          </w:rPr>
          <w:t xml:space="preserve">s (in the About Us menu, this should be </w:t>
        </w:r>
      </w:ins>
      <w:ins w:id="393" w:author="Vin Hoey" w:date="2026-05-17T12:41:00Z" w16du:dateUtc="2026-05-17T17:41:00Z">
        <w:r w:rsidR="005753B8">
          <w:rPr>
            <w:rFonts w:ascii="Arial" w:hAnsi="Arial" w:cs="Arial"/>
            <w:b/>
            <w:bCs/>
          </w:rPr>
          <w:t>Board M</w:t>
        </w:r>
      </w:ins>
      <w:ins w:id="394" w:author="Vin Hoey" w:date="2026-05-17T12:26:00Z" w16du:dateUtc="2026-05-17T17:26:00Z">
        <w:r>
          <w:rPr>
            <w:rFonts w:ascii="Arial" w:hAnsi="Arial" w:cs="Arial"/>
            <w:b/>
            <w:bCs/>
          </w:rPr>
          <w:t>embers, plural)</w:t>
        </w:r>
      </w:ins>
    </w:p>
    <w:p w14:paraId="743EEBD5" w14:textId="77777777" w:rsidR="00212B77" w:rsidRDefault="00212B77" w:rsidP="006B7016">
      <w:pPr>
        <w:rPr>
          <w:ins w:id="395" w:author="Vin Hoey" w:date="2026-05-17T12:27:00Z" w16du:dateUtc="2026-05-17T17:27:00Z"/>
          <w:rFonts w:ascii="Arial" w:hAnsi="Arial" w:cs="Arial"/>
          <w:b/>
          <w:bCs/>
        </w:rPr>
      </w:pPr>
    </w:p>
    <w:p w14:paraId="4DB864F9" w14:textId="23A51523" w:rsidR="00212B77" w:rsidRPr="00212B77" w:rsidRDefault="00212B77" w:rsidP="00212B77">
      <w:pPr>
        <w:rPr>
          <w:rFonts w:ascii="Arial" w:hAnsi="Arial" w:cs="Arial"/>
          <w:b/>
          <w:bCs/>
        </w:rPr>
      </w:pPr>
      <w:r w:rsidRPr="00212B77">
        <w:rPr>
          <w:rFonts w:ascii="Arial" w:hAnsi="Arial" w:cs="Arial"/>
          <w:b/>
          <w:bCs/>
        </w:rPr>
        <w:t>Get Involved</w:t>
      </w:r>
      <w:ins w:id="396" w:author="Vin Hoey" w:date="2026-05-17T12:27:00Z" w16du:dateUtc="2026-05-17T17:27:00Z">
        <w:r>
          <w:rPr>
            <w:rFonts w:ascii="Arial" w:hAnsi="Arial" w:cs="Arial"/>
            <w:b/>
            <w:bCs/>
          </w:rPr>
          <w:t xml:space="preserve"> (this section should be deleted here and </w:t>
        </w:r>
      </w:ins>
      <w:ins w:id="397" w:author="Vin Hoey" w:date="2026-05-17T12:29:00Z" w16du:dateUtc="2026-05-17T17:29:00Z">
        <w:r>
          <w:rPr>
            <w:rFonts w:ascii="Arial" w:hAnsi="Arial" w:cs="Arial"/>
            <w:b/>
            <w:bCs/>
          </w:rPr>
          <w:t xml:space="preserve">moved under a Menu tab for “Get Involved”, replacing the current </w:t>
        </w:r>
        <w:r w:rsidR="00635154">
          <w:rPr>
            <w:rFonts w:ascii="Arial" w:hAnsi="Arial" w:cs="Arial"/>
            <w:b/>
            <w:bCs/>
          </w:rPr>
          <w:t xml:space="preserve">top </w:t>
        </w:r>
        <w:r>
          <w:rPr>
            <w:rFonts w:ascii="Arial" w:hAnsi="Arial" w:cs="Arial"/>
            <w:b/>
            <w:bCs/>
          </w:rPr>
          <w:t>tab of “Events”)</w:t>
        </w:r>
      </w:ins>
      <w:ins w:id="398" w:author="Vin Hoey" w:date="2026-05-17T12:28:00Z" w16du:dateUtc="2026-05-17T17:28:00Z">
        <w:r>
          <w:rPr>
            <w:rFonts w:ascii="Arial" w:hAnsi="Arial" w:cs="Arial"/>
            <w:b/>
            <w:bCs/>
          </w:rPr>
          <w:t xml:space="preserve">. Events can be listed below </w:t>
        </w:r>
      </w:ins>
      <w:ins w:id="399" w:author="Vin Hoey" w:date="2026-05-17T12:29:00Z" w16du:dateUtc="2026-05-17T17:29:00Z">
        <w:r w:rsidR="00635154">
          <w:rPr>
            <w:rFonts w:ascii="Arial" w:hAnsi="Arial" w:cs="Arial"/>
            <w:b/>
            <w:bCs/>
          </w:rPr>
          <w:t>“D</w:t>
        </w:r>
      </w:ins>
      <w:ins w:id="400" w:author="Vin Hoey" w:date="2026-05-17T12:28:00Z" w16du:dateUtc="2026-05-17T17:28:00Z">
        <w:r>
          <w:rPr>
            <w:rFonts w:ascii="Arial" w:hAnsi="Arial" w:cs="Arial"/>
            <w:b/>
            <w:bCs/>
          </w:rPr>
          <w:t>onate</w:t>
        </w:r>
      </w:ins>
      <w:ins w:id="401" w:author="Vin Hoey" w:date="2026-05-17T12:29:00Z" w16du:dateUtc="2026-05-17T17:29:00Z">
        <w:r w:rsidR="00635154">
          <w:rPr>
            <w:rFonts w:ascii="Arial" w:hAnsi="Arial" w:cs="Arial"/>
            <w:b/>
            <w:bCs/>
          </w:rPr>
          <w:t>”</w:t>
        </w:r>
      </w:ins>
      <w:ins w:id="402" w:author="Vin Hoey" w:date="2026-05-17T12:28:00Z" w16du:dateUtc="2026-05-17T17:28:00Z">
        <w:r>
          <w:rPr>
            <w:rFonts w:ascii="Arial" w:hAnsi="Arial" w:cs="Arial"/>
            <w:b/>
            <w:bCs/>
          </w:rPr>
          <w:t xml:space="preserve"> and other sections under this </w:t>
        </w:r>
      </w:ins>
      <w:ins w:id="403" w:author="Vin Hoey" w:date="2026-05-17T12:29:00Z" w16du:dateUtc="2026-05-17T17:29:00Z">
        <w:r>
          <w:rPr>
            <w:rFonts w:ascii="Arial" w:hAnsi="Arial" w:cs="Arial"/>
            <w:b/>
            <w:bCs/>
          </w:rPr>
          <w:t>tab</w:t>
        </w:r>
      </w:ins>
      <w:ins w:id="404" w:author="Vin Hoey" w:date="2026-05-17T12:28:00Z" w16du:dateUtc="2026-05-17T17:28:00Z">
        <w:r>
          <w:rPr>
            <w:rFonts w:ascii="Arial" w:hAnsi="Arial" w:cs="Arial"/>
            <w:b/>
            <w:bCs/>
          </w:rPr>
          <w:t xml:space="preserve">. </w:t>
        </w:r>
      </w:ins>
      <w:ins w:id="405" w:author="Vin Hoey" w:date="2026-05-17T12:27:00Z" w16du:dateUtc="2026-05-17T17:27:00Z">
        <w:r>
          <w:rPr>
            <w:rFonts w:ascii="Arial" w:hAnsi="Arial" w:cs="Arial"/>
            <w:b/>
            <w:bCs/>
          </w:rPr>
          <w:t xml:space="preserve">  </w:t>
        </w:r>
      </w:ins>
    </w:p>
    <w:p w14:paraId="333EE7AC" w14:textId="77777777" w:rsidR="00212B77" w:rsidRPr="00FC3EDA" w:rsidRDefault="00212B77" w:rsidP="006B7016">
      <w:pPr>
        <w:rPr>
          <w:rFonts w:ascii="Arial" w:hAnsi="Arial" w:cs="Arial"/>
          <w:b/>
          <w:bCs/>
        </w:rPr>
      </w:pPr>
    </w:p>
    <w:p w14:paraId="5A0D745B" w14:textId="77777777" w:rsidR="00920F97" w:rsidRDefault="00920F97" w:rsidP="006B7016">
      <w:pPr>
        <w:rPr>
          <w:ins w:id="406" w:author="Vin Hoey" w:date="2026-05-17T12:16:00Z" w16du:dateUtc="2026-05-17T17:16:00Z"/>
          <w:rFonts w:ascii="Arial" w:hAnsi="Arial" w:cs="Arial"/>
          <w:b/>
          <w:bCs/>
        </w:rPr>
      </w:pPr>
    </w:p>
    <w:p w14:paraId="68D8451D" w14:textId="775D86E8" w:rsidR="00A44D03" w:rsidRPr="000A1C52" w:rsidRDefault="00A44D03" w:rsidP="006B7016">
      <w:pPr>
        <w:rPr>
          <w:rFonts w:ascii="Arial" w:hAnsi="Arial" w:cs="Arial"/>
          <w:b/>
          <w:bCs/>
        </w:rPr>
      </w:pPr>
      <w:ins w:id="407" w:author="Vin Hoey" w:date="2026-05-17T12:14:00Z" w16du:dateUtc="2026-05-17T17:14:00Z">
        <w:r>
          <w:rPr>
            <w:rFonts w:ascii="Arial" w:hAnsi="Arial" w:cs="Arial"/>
            <w:b/>
            <w:bCs/>
          </w:rPr>
          <w:t xml:space="preserve">  </w:t>
        </w:r>
      </w:ins>
    </w:p>
    <w:p w14:paraId="0A85EA7B" w14:textId="77777777" w:rsidR="006B7016" w:rsidRDefault="006B7016" w:rsidP="00B71959">
      <w:pPr>
        <w:rPr>
          <w:rFonts w:ascii="Arial" w:hAnsi="Arial" w:cs="Arial"/>
          <w:sz w:val="22"/>
          <w:szCs w:val="22"/>
        </w:rPr>
      </w:pPr>
    </w:p>
    <w:p w14:paraId="45843871" w14:textId="77777777" w:rsidR="006B7016" w:rsidRDefault="006B7016" w:rsidP="00B71959">
      <w:pPr>
        <w:rPr>
          <w:ins w:id="408" w:author="Vin Hoey" w:date="2026-05-17T12:06:00Z" w16du:dateUtc="2026-05-17T17:06:00Z"/>
          <w:rFonts w:ascii="Arial" w:hAnsi="Arial" w:cs="Arial"/>
          <w:sz w:val="22"/>
          <w:szCs w:val="22"/>
        </w:rPr>
      </w:pPr>
    </w:p>
    <w:p w14:paraId="26B93D52" w14:textId="77777777" w:rsidR="00B71959" w:rsidRDefault="00B71959" w:rsidP="00B71959">
      <w:pPr>
        <w:rPr>
          <w:ins w:id="409" w:author="Vin Hoey" w:date="2026-05-17T12:06:00Z" w16du:dateUtc="2026-05-17T17:06:00Z"/>
          <w:rFonts w:ascii="Arial" w:hAnsi="Arial" w:cs="Arial"/>
          <w:sz w:val="22"/>
          <w:szCs w:val="22"/>
        </w:rPr>
      </w:pPr>
    </w:p>
    <w:p w14:paraId="109F7608" w14:textId="77777777" w:rsidR="00B71959" w:rsidRPr="000E0143" w:rsidRDefault="00B71959" w:rsidP="000E0143">
      <w:pPr>
        <w:rPr>
          <w:rFonts w:ascii="Arial" w:hAnsi="Arial" w:cs="Arial"/>
          <w:b/>
          <w:bCs/>
          <w:sz w:val="22"/>
          <w:szCs w:val="22"/>
        </w:rPr>
      </w:pPr>
    </w:p>
    <w:p w14:paraId="5DB4AC47" w14:textId="4555CB79" w:rsidR="008D5353" w:rsidRPr="000968AA" w:rsidDel="004F5911" w:rsidRDefault="008D5353" w:rsidP="00720BB0">
      <w:pPr>
        <w:rPr>
          <w:del w:id="410" w:author="Vin Hoey" w:date="2026-05-17T11:25:00Z" w16du:dateUtc="2026-05-17T16:25:00Z"/>
          <w:rFonts w:ascii="Arial" w:hAnsi="Arial" w:cs="Arial"/>
          <w:sz w:val="22"/>
          <w:szCs w:val="22"/>
        </w:rPr>
      </w:pPr>
    </w:p>
    <w:p w14:paraId="5A3B295C" w14:textId="076BC55D" w:rsidR="0034257E" w:rsidDel="004F5911" w:rsidRDefault="0034257E" w:rsidP="00720BB0">
      <w:pPr>
        <w:rPr>
          <w:del w:id="411" w:author="Vin Hoey" w:date="2026-05-17T11:25:00Z" w16du:dateUtc="2026-05-17T16:25:00Z"/>
          <w:rFonts w:ascii="Arial" w:hAnsi="Arial" w:cs="Arial"/>
          <w:sz w:val="22"/>
          <w:szCs w:val="22"/>
        </w:rPr>
      </w:pPr>
    </w:p>
    <w:p w14:paraId="236295A8" w14:textId="77777777" w:rsidR="0034257E" w:rsidRDefault="0034257E" w:rsidP="00720BB0">
      <w:pPr>
        <w:rPr>
          <w:rFonts w:ascii="Arial" w:hAnsi="Arial" w:cs="Arial"/>
          <w:sz w:val="22"/>
          <w:szCs w:val="22"/>
        </w:rPr>
      </w:pPr>
    </w:p>
    <w:p w14:paraId="384A4604" w14:textId="5FD53266" w:rsidR="0034257E" w:rsidRPr="00A95E68" w:rsidDel="003F3657" w:rsidRDefault="0034257E" w:rsidP="00720BB0">
      <w:pPr>
        <w:rPr>
          <w:del w:id="412" w:author="Vin Hoey" w:date="2026-05-17T11:23:00Z" w16du:dateUtc="2026-05-17T16:23:00Z"/>
          <w:rFonts w:ascii="Arial" w:hAnsi="Arial" w:cs="Arial"/>
          <w:sz w:val="22"/>
          <w:szCs w:val="22"/>
          <w:rPrChange w:id="413" w:author="Vin Hoey" w:date="2026-05-17T11:04:00Z" w16du:dateUtc="2026-05-17T16:04:00Z">
            <w:rPr>
              <w:del w:id="414" w:author="Vin Hoey" w:date="2026-05-17T11:23:00Z" w16du:dateUtc="2026-05-17T16:23:00Z"/>
              <w:rFonts w:ascii="Arial" w:hAnsi="Arial" w:cs="Arial"/>
              <w:b/>
              <w:bCs/>
            </w:rPr>
          </w:rPrChange>
        </w:rPr>
      </w:pPr>
    </w:p>
    <w:p w14:paraId="0D86CC0F" w14:textId="77777777" w:rsidR="00720BB0" w:rsidRPr="00A95E68" w:rsidRDefault="00720BB0" w:rsidP="00720BB0">
      <w:pPr>
        <w:rPr>
          <w:rFonts w:ascii="Arial" w:hAnsi="Arial" w:cs="Arial"/>
          <w:sz w:val="22"/>
          <w:szCs w:val="22"/>
          <w:rPrChange w:id="415" w:author="Vin Hoey" w:date="2026-05-17T11:04:00Z" w16du:dateUtc="2026-05-17T16:04:00Z">
            <w:rPr>
              <w:rFonts w:ascii="Arial" w:hAnsi="Arial" w:cs="Arial"/>
              <w:b/>
              <w:bCs/>
            </w:rPr>
          </w:rPrChange>
        </w:rPr>
      </w:pPr>
    </w:p>
    <w:p w14:paraId="0002F521" w14:textId="2CD0EC1F" w:rsidR="00B472FC" w:rsidRPr="000A306B" w:rsidRDefault="006E2E12" w:rsidP="003B1C7D">
      <w:pPr>
        <w:rPr>
          <w:rFonts w:ascii="Arial" w:hAnsi="Arial" w:cs="Arial"/>
          <w:sz w:val="22"/>
          <w:szCs w:val="22"/>
        </w:rPr>
      </w:pPr>
      <w:r w:rsidRPr="000A306B">
        <w:rPr>
          <w:rFonts w:ascii="Arial" w:hAnsi="Arial" w:cs="Arial"/>
          <w:sz w:val="22"/>
          <w:szCs w:val="22"/>
          <w:rPrChange w:id="416" w:author="Vin Hoey" w:date="2026-05-17T10:55:00Z" w16du:dateUtc="2026-05-17T15:55:00Z">
            <w:rPr>
              <w:rFonts w:ascii="Arial" w:hAnsi="Arial" w:cs="Arial"/>
              <w:b/>
              <w:bCs/>
              <w:sz w:val="22"/>
              <w:szCs w:val="22"/>
            </w:rPr>
          </w:rPrChange>
        </w:rPr>
        <w:t xml:space="preserve"> </w:t>
      </w:r>
      <w:r w:rsidR="00B472FC" w:rsidRPr="000A306B">
        <w:rPr>
          <w:rFonts w:ascii="Arial" w:hAnsi="Arial" w:cs="Arial"/>
          <w:sz w:val="22"/>
          <w:szCs w:val="22"/>
          <w:rPrChange w:id="417" w:author="Vin Hoey" w:date="2026-05-17T10:55:00Z" w16du:dateUtc="2026-05-17T15:55:00Z">
            <w:rPr>
              <w:rFonts w:ascii="Arial" w:hAnsi="Arial" w:cs="Arial"/>
              <w:b/>
              <w:bCs/>
              <w:sz w:val="22"/>
              <w:szCs w:val="22"/>
            </w:rPr>
          </w:rPrChange>
        </w:rPr>
        <w:t xml:space="preserve"> </w:t>
      </w:r>
    </w:p>
    <w:p w14:paraId="2FB94471" w14:textId="77777777" w:rsidR="00DB6454" w:rsidRPr="000A306B" w:rsidRDefault="00DB6454" w:rsidP="003B1C7D">
      <w:pPr>
        <w:rPr>
          <w:rFonts w:ascii="Arial" w:hAnsi="Arial" w:cs="Arial"/>
          <w:sz w:val="22"/>
          <w:szCs w:val="22"/>
        </w:rPr>
      </w:pPr>
    </w:p>
    <w:p w14:paraId="52449F3A" w14:textId="77777777" w:rsidR="00DB6454" w:rsidRPr="00A47636" w:rsidRDefault="00DB6454" w:rsidP="003B1C7D">
      <w:pPr>
        <w:rPr>
          <w:rFonts w:ascii="Arial" w:hAnsi="Arial" w:cs="Arial"/>
          <w:sz w:val="22"/>
          <w:szCs w:val="22"/>
        </w:rPr>
      </w:pPr>
    </w:p>
    <w:p w14:paraId="21212248" w14:textId="77777777" w:rsidR="00862C4A" w:rsidRPr="00A47636" w:rsidRDefault="00862C4A">
      <w:pPr>
        <w:rPr>
          <w:sz w:val="22"/>
          <w:szCs w:val="22"/>
        </w:rPr>
      </w:pPr>
    </w:p>
    <w:sectPr w:rsidR="00862C4A" w:rsidRPr="00A47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C1A09"/>
    <w:multiLevelType w:val="multilevel"/>
    <w:tmpl w:val="02BA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0348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 Hoey">
    <w15:presenceInfo w15:providerId="Windows Live" w15:userId="65d1d2437252e2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4"/>
  <w:proofState w:spelling="clean" w:grammar="clean"/>
  <w:trackRevision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64"/>
    <w:rsid w:val="00000761"/>
    <w:rsid w:val="000150E3"/>
    <w:rsid w:val="0003352F"/>
    <w:rsid w:val="0006161B"/>
    <w:rsid w:val="00091127"/>
    <w:rsid w:val="000968AA"/>
    <w:rsid w:val="000A1C52"/>
    <w:rsid w:val="000A306B"/>
    <w:rsid w:val="000C4477"/>
    <w:rsid w:val="000E0143"/>
    <w:rsid w:val="00110F8C"/>
    <w:rsid w:val="00121DDF"/>
    <w:rsid w:val="0018205D"/>
    <w:rsid w:val="001A52F0"/>
    <w:rsid w:val="001B20F4"/>
    <w:rsid w:val="001D6365"/>
    <w:rsid w:val="00212B77"/>
    <w:rsid w:val="00247798"/>
    <w:rsid w:val="002540B3"/>
    <w:rsid w:val="00281D88"/>
    <w:rsid w:val="002E2347"/>
    <w:rsid w:val="002E5E89"/>
    <w:rsid w:val="00326532"/>
    <w:rsid w:val="003275FD"/>
    <w:rsid w:val="0033754B"/>
    <w:rsid w:val="0034257E"/>
    <w:rsid w:val="00376010"/>
    <w:rsid w:val="003B1C7D"/>
    <w:rsid w:val="003D726B"/>
    <w:rsid w:val="003F3657"/>
    <w:rsid w:val="00411782"/>
    <w:rsid w:val="004151D2"/>
    <w:rsid w:val="00452D76"/>
    <w:rsid w:val="004A7369"/>
    <w:rsid w:val="004E6291"/>
    <w:rsid w:val="004F5911"/>
    <w:rsid w:val="00523976"/>
    <w:rsid w:val="00573CCF"/>
    <w:rsid w:val="005753B8"/>
    <w:rsid w:val="00584514"/>
    <w:rsid w:val="005B01AD"/>
    <w:rsid w:val="005D14E4"/>
    <w:rsid w:val="005E29BA"/>
    <w:rsid w:val="0061565A"/>
    <w:rsid w:val="00635154"/>
    <w:rsid w:val="00661F6C"/>
    <w:rsid w:val="006864AD"/>
    <w:rsid w:val="00687C11"/>
    <w:rsid w:val="006A41F2"/>
    <w:rsid w:val="006A640B"/>
    <w:rsid w:val="006A71E8"/>
    <w:rsid w:val="006B7016"/>
    <w:rsid w:val="006E2E12"/>
    <w:rsid w:val="006F6B64"/>
    <w:rsid w:val="00717557"/>
    <w:rsid w:val="00720BB0"/>
    <w:rsid w:val="00751D22"/>
    <w:rsid w:val="008258F8"/>
    <w:rsid w:val="0085251D"/>
    <w:rsid w:val="00855B66"/>
    <w:rsid w:val="00862C4A"/>
    <w:rsid w:val="008C6DE7"/>
    <w:rsid w:val="008D5353"/>
    <w:rsid w:val="00903572"/>
    <w:rsid w:val="00910A84"/>
    <w:rsid w:val="00920F97"/>
    <w:rsid w:val="00982977"/>
    <w:rsid w:val="00990A1A"/>
    <w:rsid w:val="00992E14"/>
    <w:rsid w:val="009A5B86"/>
    <w:rsid w:val="009A6EFA"/>
    <w:rsid w:val="00A44D03"/>
    <w:rsid w:val="00A47636"/>
    <w:rsid w:val="00A55AE7"/>
    <w:rsid w:val="00A907A7"/>
    <w:rsid w:val="00A95E68"/>
    <w:rsid w:val="00AD065B"/>
    <w:rsid w:val="00B240E0"/>
    <w:rsid w:val="00B472FC"/>
    <w:rsid w:val="00B573AC"/>
    <w:rsid w:val="00B71959"/>
    <w:rsid w:val="00B8706D"/>
    <w:rsid w:val="00C92A11"/>
    <w:rsid w:val="00CB1606"/>
    <w:rsid w:val="00CB48B7"/>
    <w:rsid w:val="00D0584D"/>
    <w:rsid w:val="00D22675"/>
    <w:rsid w:val="00D257F5"/>
    <w:rsid w:val="00D61B7A"/>
    <w:rsid w:val="00D8458E"/>
    <w:rsid w:val="00DB6454"/>
    <w:rsid w:val="00DC32B1"/>
    <w:rsid w:val="00E25A14"/>
    <w:rsid w:val="00E316C0"/>
    <w:rsid w:val="00E376A2"/>
    <w:rsid w:val="00E4631B"/>
    <w:rsid w:val="00E62B5E"/>
    <w:rsid w:val="00EB7DFE"/>
    <w:rsid w:val="00EC4290"/>
    <w:rsid w:val="00EF060B"/>
    <w:rsid w:val="00EF5220"/>
    <w:rsid w:val="00F47459"/>
    <w:rsid w:val="00FC3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561D"/>
  <w15:chartTrackingRefBased/>
  <w15:docId w15:val="{97B1B3F6-DA72-421B-99A0-1F9E9C63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B64"/>
  </w:style>
  <w:style w:type="paragraph" w:styleId="Heading1">
    <w:name w:val="heading 1"/>
    <w:basedOn w:val="Normal"/>
    <w:next w:val="Normal"/>
    <w:link w:val="Heading1Char"/>
    <w:uiPriority w:val="9"/>
    <w:qFormat/>
    <w:rsid w:val="006F6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6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B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B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B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B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6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6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B64"/>
    <w:rPr>
      <w:rFonts w:eastAsiaTheme="majorEastAsia" w:cstheme="majorBidi"/>
      <w:color w:val="272727" w:themeColor="text1" w:themeTint="D8"/>
    </w:rPr>
  </w:style>
  <w:style w:type="paragraph" w:styleId="Title">
    <w:name w:val="Title"/>
    <w:basedOn w:val="Normal"/>
    <w:next w:val="Normal"/>
    <w:link w:val="TitleChar"/>
    <w:uiPriority w:val="10"/>
    <w:qFormat/>
    <w:rsid w:val="006F6B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B64"/>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B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6B64"/>
    <w:rPr>
      <w:i/>
      <w:iCs/>
      <w:color w:val="404040" w:themeColor="text1" w:themeTint="BF"/>
    </w:rPr>
  </w:style>
  <w:style w:type="paragraph" w:styleId="ListParagraph">
    <w:name w:val="List Paragraph"/>
    <w:basedOn w:val="Normal"/>
    <w:uiPriority w:val="34"/>
    <w:qFormat/>
    <w:rsid w:val="006F6B64"/>
    <w:pPr>
      <w:ind w:left="720"/>
      <w:contextualSpacing/>
    </w:pPr>
  </w:style>
  <w:style w:type="character" w:styleId="IntenseEmphasis">
    <w:name w:val="Intense Emphasis"/>
    <w:basedOn w:val="DefaultParagraphFont"/>
    <w:uiPriority w:val="21"/>
    <w:qFormat/>
    <w:rsid w:val="006F6B64"/>
    <w:rPr>
      <w:i/>
      <w:iCs/>
      <w:color w:val="0F4761" w:themeColor="accent1" w:themeShade="BF"/>
    </w:rPr>
  </w:style>
  <w:style w:type="paragraph" w:styleId="IntenseQuote">
    <w:name w:val="Intense Quote"/>
    <w:basedOn w:val="Normal"/>
    <w:next w:val="Normal"/>
    <w:link w:val="IntenseQuoteChar"/>
    <w:uiPriority w:val="30"/>
    <w:qFormat/>
    <w:rsid w:val="006F6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B64"/>
    <w:rPr>
      <w:i/>
      <w:iCs/>
      <w:color w:val="0F4761" w:themeColor="accent1" w:themeShade="BF"/>
    </w:rPr>
  </w:style>
  <w:style w:type="character" w:styleId="IntenseReference">
    <w:name w:val="Intense Reference"/>
    <w:basedOn w:val="DefaultParagraphFont"/>
    <w:uiPriority w:val="32"/>
    <w:qFormat/>
    <w:rsid w:val="006F6B64"/>
    <w:rPr>
      <w:b/>
      <w:bCs/>
      <w:smallCaps/>
      <w:color w:val="0F4761" w:themeColor="accent1" w:themeShade="BF"/>
      <w:spacing w:val="5"/>
    </w:rPr>
  </w:style>
  <w:style w:type="paragraph" w:styleId="Revision">
    <w:name w:val="Revision"/>
    <w:hidden/>
    <w:uiPriority w:val="99"/>
    <w:semiHidden/>
    <w:rsid w:val="00D61B7A"/>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1964</Words>
  <Characters>11199</Characters>
  <Application>Microsoft Office Word</Application>
  <DocSecurity>0</DocSecurity>
  <Lines>93</Lines>
  <Paragraphs>26</Paragraphs>
  <ScaleCrop>false</ScaleCrop>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 Hoey</dc:creator>
  <cp:keywords/>
  <dc:description/>
  <cp:lastModifiedBy>Vin Hoey</cp:lastModifiedBy>
  <cp:revision>120</cp:revision>
  <dcterms:created xsi:type="dcterms:W3CDTF">2026-05-17T15:21:00Z</dcterms:created>
  <dcterms:modified xsi:type="dcterms:W3CDTF">2026-05-17T17:41:00Z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bbbb8429-da46-48fa-8d42-3945a14fa9d2</vt:lpwstr>
  </property>
</Properties>
</file>
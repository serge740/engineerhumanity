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BD490" w14:textId="77777777" w:rsidR="00862C4A" w:rsidRDefault="00862C4A"/>
    <w:p w14:paraId="077A92BD" w14:textId="77777777" w:rsidR="00933442" w:rsidRDefault="00933442"/>
    <w:p w14:paraId="597C908D" w14:textId="5FA9516B" w:rsidR="00933442" w:rsidRDefault="00933442">
      <w:pPr>
        <w:rPr>
          <w:ins w:id="0" w:author="Vin Hoey" w:date="2026-05-17T16:09:00Z" w16du:dateUtc="2026-05-17T21:09:00Z"/>
          <w:rFonts w:ascii="Arial" w:hAnsi="Arial" w:cs="Arial"/>
          <w:b/>
          <w:bCs/>
        </w:rPr>
      </w:pPr>
      <w:r w:rsidRPr="00194CF0">
        <w:rPr>
          <w:rFonts w:ascii="Arial" w:hAnsi="Arial" w:cs="Arial"/>
          <w:b/>
          <w:bCs/>
        </w:rPr>
        <w:t xml:space="preserve">Engineers4Humanity – Revisions Recommended on </w:t>
      </w:r>
      <w:r w:rsidRPr="00194CF0">
        <w:rPr>
          <w:rFonts w:ascii="Arial" w:hAnsi="Arial" w:cs="Arial"/>
          <w:b/>
          <w:bCs/>
        </w:rPr>
        <w:t>the PROGRAMS</w:t>
      </w:r>
      <w:r w:rsidRPr="00194CF0">
        <w:rPr>
          <w:rFonts w:ascii="Arial" w:hAnsi="Arial" w:cs="Arial"/>
          <w:b/>
          <w:bCs/>
        </w:rPr>
        <w:t xml:space="preserve"> page of the Latest Website of </w:t>
      </w:r>
      <w:proofErr w:type="gramStart"/>
      <w:r w:rsidRPr="00194CF0">
        <w:rPr>
          <w:rFonts w:ascii="Arial" w:hAnsi="Arial" w:cs="Arial"/>
          <w:b/>
          <w:bCs/>
        </w:rPr>
        <w:t>5-15-26</w:t>
      </w:r>
      <w:proofErr w:type="gramEnd"/>
    </w:p>
    <w:p w14:paraId="647F6C17" w14:textId="77777777" w:rsidR="0002081F" w:rsidRDefault="0002081F">
      <w:pPr>
        <w:rPr>
          <w:ins w:id="1" w:author="Vin Hoey" w:date="2026-05-17T16:10:00Z" w16du:dateUtc="2026-05-17T21:10:00Z"/>
          <w:rFonts w:ascii="Arial" w:hAnsi="Arial" w:cs="Arial"/>
          <w:b/>
          <w:bCs/>
        </w:rPr>
      </w:pPr>
    </w:p>
    <w:p w14:paraId="7A5D9AAA" w14:textId="77777777" w:rsidR="002D6E92" w:rsidRPr="00C95D9B" w:rsidRDefault="0002081F" w:rsidP="002D6E92">
      <w:pPr>
        <w:rPr>
          <w:ins w:id="2" w:author="Vin Hoey" w:date="2026-05-17T16:17:00Z" w16du:dateUtc="2026-05-17T21:17:00Z"/>
          <w:rFonts w:ascii="Arial" w:hAnsi="Arial" w:cs="Arial"/>
          <w:b/>
          <w:bCs/>
          <w:sz w:val="22"/>
          <w:szCs w:val="22"/>
          <w:rPrChange w:id="3" w:author="Vin Hoey" w:date="2026-05-17T16:52:00Z" w16du:dateUtc="2026-05-17T21:52:00Z">
            <w:rPr>
              <w:ins w:id="4" w:author="Vin Hoey" w:date="2026-05-17T16:17:00Z" w16du:dateUtc="2026-05-17T21:17:00Z"/>
              <w:rFonts w:ascii="Arial" w:hAnsi="Arial" w:cs="Arial"/>
              <w:b/>
              <w:bCs/>
            </w:rPr>
          </w:rPrChange>
        </w:rPr>
      </w:pPr>
      <w:ins w:id="5" w:author="Vin Hoey" w:date="2026-05-17T16:10:00Z" w16du:dateUtc="2026-05-17T21:10:00Z">
        <w:r w:rsidRPr="00C95D9B">
          <w:rPr>
            <w:rFonts w:ascii="Arial" w:hAnsi="Arial" w:cs="Arial"/>
            <w:b/>
            <w:bCs/>
            <w:sz w:val="22"/>
            <w:szCs w:val="22"/>
            <w:rPrChange w:id="6" w:author="Vin Hoey" w:date="2026-05-17T16:52:00Z" w16du:dateUtc="2026-05-17T21:52:00Z">
              <w:rPr>
                <w:rFonts w:ascii="Arial" w:hAnsi="Arial" w:cs="Arial"/>
                <w:b/>
                <w:bCs/>
              </w:rPr>
            </w:rPrChange>
          </w:rPr>
          <w:t>There are far too many goals and objectives included in this section with unbounded geographic reach that are flatly NOT POSSIBLE</w:t>
        </w:r>
      </w:ins>
      <w:ins w:id="7" w:author="Vin Hoey" w:date="2026-05-17T16:17:00Z" w16du:dateUtc="2026-05-17T21:17:00Z">
        <w:r w:rsidR="002D6E92" w:rsidRPr="00C95D9B">
          <w:rPr>
            <w:rFonts w:ascii="Arial" w:hAnsi="Arial" w:cs="Arial"/>
            <w:b/>
            <w:bCs/>
            <w:sz w:val="22"/>
            <w:szCs w:val="22"/>
            <w:rPrChange w:id="8" w:author="Vin Hoey" w:date="2026-05-17T16:52:00Z" w16du:dateUtc="2026-05-17T21:52:00Z">
              <w:rPr>
                <w:rFonts w:ascii="Arial" w:hAnsi="Arial" w:cs="Arial"/>
                <w:b/>
                <w:bCs/>
              </w:rPr>
            </w:rPrChange>
          </w:rPr>
          <w:t xml:space="preserve">, given our </w:t>
        </w:r>
        <w:proofErr w:type="gramStart"/>
        <w:r w:rsidR="002D6E92" w:rsidRPr="00C95D9B">
          <w:rPr>
            <w:rFonts w:ascii="Arial" w:hAnsi="Arial" w:cs="Arial"/>
            <w:b/>
            <w:bCs/>
            <w:sz w:val="22"/>
            <w:szCs w:val="22"/>
            <w:rPrChange w:id="9" w:author="Vin Hoey" w:date="2026-05-17T16:52:00Z" w16du:dateUtc="2026-05-17T21:52:00Z">
              <w:rPr>
                <w:rFonts w:ascii="Arial" w:hAnsi="Arial" w:cs="Arial"/>
                <w:b/>
                <w:bCs/>
              </w:rPr>
            </w:rPrChange>
          </w:rPr>
          <w:t>very limited</w:t>
        </w:r>
        <w:proofErr w:type="gramEnd"/>
        <w:r w:rsidR="002D6E92" w:rsidRPr="00C95D9B">
          <w:rPr>
            <w:rFonts w:ascii="Arial" w:hAnsi="Arial" w:cs="Arial"/>
            <w:b/>
            <w:bCs/>
            <w:sz w:val="22"/>
            <w:szCs w:val="22"/>
            <w:rPrChange w:id="10" w:author="Vin Hoey" w:date="2026-05-17T16:52:00Z" w16du:dateUtc="2026-05-17T21:52:00Z">
              <w:rPr>
                <w:rFonts w:ascii="Arial" w:hAnsi="Arial" w:cs="Arial"/>
                <w:b/>
                <w:bCs/>
              </w:rPr>
            </w:rPrChange>
          </w:rPr>
          <w:t xml:space="preserve"> resources now. </w:t>
        </w:r>
      </w:ins>
    </w:p>
    <w:p w14:paraId="68DD9F77" w14:textId="77777777" w:rsidR="002D6E92" w:rsidRPr="002850BA" w:rsidRDefault="002D6E92">
      <w:pPr>
        <w:rPr>
          <w:ins w:id="11" w:author="Vin Hoey" w:date="2026-05-17T16:17:00Z" w16du:dateUtc="2026-05-17T21:17:00Z"/>
          <w:rFonts w:ascii="Arial" w:hAnsi="Arial" w:cs="Arial"/>
          <w:sz w:val="22"/>
          <w:szCs w:val="22"/>
          <w:rPrChange w:id="12" w:author="Vin Hoey" w:date="2026-05-17T16:52:00Z" w16du:dateUtc="2026-05-17T21:52:00Z">
            <w:rPr>
              <w:ins w:id="13" w:author="Vin Hoey" w:date="2026-05-17T16:17:00Z" w16du:dateUtc="2026-05-17T21:17:00Z"/>
              <w:rFonts w:ascii="Arial" w:hAnsi="Arial" w:cs="Arial"/>
              <w:b/>
              <w:bCs/>
            </w:rPr>
          </w:rPrChange>
        </w:rPr>
      </w:pPr>
    </w:p>
    <w:p w14:paraId="571D1591" w14:textId="4229CE0F" w:rsidR="00C95D9B" w:rsidRDefault="0002081F">
      <w:pPr>
        <w:rPr>
          <w:ins w:id="14" w:author="Vin Hoey" w:date="2026-05-17T16:53:00Z" w16du:dateUtc="2026-05-17T21:53:00Z"/>
          <w:rFonts w:ascii="Arial" w:hAnsi="Arial" w:cs="Arial"/>
          <w:b/>
          <w:bCs/>
          <w:sz w:val="22"/>
          <w:szCs w:val="22"/>
        </w:rPr>
      </w:pPr>
      <w:ins w:id="15" w:author="Vin Hoey" w:date="2026-05-17T16:11:00Z" w16du:dateUtc="2026-05-17T21:11:00Z">
        <w:r w:rsidRPr="00C95D9B">
          <w:rPr>
            <w:rFonts w:ascii="Arial" w:hAnsi="Arial" w:cs="Arial"/>
            <w:b/>
            <w:bCs/>
            <w:sz w:val="22"/>
            <w:szCs w:val="22"/>
            <w:rPrChange w:id="16" w:author="Vin Hoey" w:date="2026-05-17T16:53:00Z" w16du:dateUtc="2026-05-17T21:53:00Z">
              <w:rPr>
                <w:rFonts w:ascii="Arial" w:hAnsi="Arial" w:cs="Arial"/>
                <w:b/>
                <w:bCs/>
              </w:rPr>
            </w:rPrChange>
          </w:rPr>
          <w:t xml:space="preserve">It is critical to set </w:t>
        </w:r>
      </w:ins>
      <w:ins w:id="17" w:author="Vin Hoey" w:date="2026-05-17T16:12:00Z" w16du:dateUtc="2026-05-17T21:12:00Z">
        <w:r w:rsidRPr="00C95D9B">
          <w:rPr>
            <w:rFonts w:ascii="Arial" w:hAnsi="Arial" w:cs="Arial"/>
            <w:b/>
            <w:bCs/>
            <w:sz w:val="22"/>
            <w:szCs w:val="22"/>
            <w:rPrChange w:id="18" w:author="Vin Hoey" w:date="2026-05-17T16:53:00Z" w16du:dateUtc="2026-05-17T21:53:00Z">
              <w:rPr>
                <w:rFonts w:ascii="Arial" w:hAnsi="Arial" w:cs="Arial"/>
                <w:b/>
                <w:bCs/>
              </w:rPr>
            </w:rPrChange>
          </w:rPr>
          <w:t xml:space="preserve">priorities for what is doable over the next three years, focused on core education and engineering objectives in the two refugee camps, and cover that here. </w:t>
        </w:r>
        <w:proofErr w:type="gramStart"/>
        <w:r w:rsidR="000136BE" w:rsidRPr="00C95D9B">
          <w:rPr>
            <w:rFonts w:ascii="Arial" w:hAnsi="Arial" w:cs="Arial"/>
            <w:b/>
            <w:bCs/>
            <w:sz w:val="22"/>
            <w:szCs w:val="22"/>
            <w:rPrChange w:id="19" w:author="Vin Hoey" w:date="2026-05-17T16:53:00Z" w16du:dateUtc="2026-05-17T21:53:00Z">
              <w:rPr>
                <w:rFonts w:ascii="Arial" w:hAnsi="Arial" w:cs="Arial"/>
                <w:b/>
                <w:bCs/>
              </w:rPr>
            </w:rPrChange>
          </w:rPr>
          <w:t>I’ve</w:t>
        </w:r>
        <w:proofErr w:type="gramEnd"/>
        <w:r w:rsidR="000136BE" w:rsidRPr="00C95D9B">
          <w:rPr>
            <w:rFonts w:ascii="Arial" w:hAnsi="Arial" w:cs="Arial"/>
            <w:b/>
            <w:bCs/>
            <w:sz w:val="22"/>
            <w:szCs w:val="22"/>
            <w:rPrChange w:id="20" w:author="Vin Hoey" w:date="2026-05-17T16:53:00Z" w16du:dateUtc="2026-05-17T21:53:00Z">
              <w:rPr>
                <w:rFonts w:ascii="Arial" w:hAnsi="Arial" w:cs="Arial"/>
                <w:b/>
                <w:bCs/>
              </w:rPr>
            </w:rPrChange>
          </w:rPr>
          <w:t xml:space="preserve"> </w:t>
        </w:r>
      </w:ins>
      <w:ins w:id="21" w:author="Vin Hoey" w:date="2026-05-17T16:56:00Z" w16du:dateUtc="2026-05-17T21:56:00Z">
        <w:r w:rsidR="00245BF4">
          <w:rPr>
            <w:rFonts w:ascii="Arial" w:hAnsi="Arial" w:cs="Arial"/>
            <w:b/>
            <w:bCs/>
            <w:sz w:val="22"/>
            <w:szCs w:val="22"/>
          </w:rPr>
          <w:t>suggested</w:t>
        </w:r>
      </w:ins>
      <w:ins w:id="22" w:author="Vin Hoey" w:date="2026-05-17T16:13:00Z" w16du:dateUtc="2026-05-17T21:13:00Z">
        <w:r w:rsidR="000136BE" w:rsidRPr="00C95D9B">
          <w:rPr>
            <w:rFonts w:ascii="Arial" w:hAnsi="Arial" w:cs="Arial"/>
            <w:b/>
            <w:bCs/>
            <w:sz w:val="22"/>
            <w:szCs w:val="22"/>
            <w:rPrChange w:id="23" w:author="Vin Hoey" w:date="2026-05-17T16:53:00Z" w16du:dateUtc="2026-05-17T21:53:00Z">
              <w:rPr>
                <w:rFonts w:ascii="Arial" w:hAnsi="Arial" w:cs="Arial"/>
                <w:b/>
                <w:bCs/>
              </w:rPr>
            </w:rPrChange>
          </w:rPr>
          <w:t xml:space="preserve"> </w:t>
        </w:r>
        <w:proofErr w:type="gramStart"/>
        <w:r w:rsidR="000136BE" w:rsidRPr="00C95D9B">
          <w:rPr>
            <w:rFonts w:ascii="Arial" w:hAnsi="Arial" w:cs="Arial"/>
            <w:b/>
            <w:bCs/>
            <w:sz w:val="22"/>
            <w:szCs w:val="22"/>
            <w:rPrChange w:id="24" w:author="Vin Hoey" w:date="2026-05-17T16:53:00Z" w16du:dateUtc="2026-05-17T21:53:00Z">
              <w:rPr>
                <w:rFonts w:ascii="Arial" w:hAnsi="Arial" w:cs="Arial"/>
                <w:b/>
                <w:bCs/>
              </w:rPr>
            </w:rPrChange>
          </w:rPr>
          <w:t>some</w:t>
        </w:r>
        <w:proofErr w:type="gramEnd"/>
        <w:r w:rsidR="000136BE" w:rsidRPr="00C95D9B">
          <w:rPr>
            <w:rFonts w:ascii="Arial" w:hAnsi="Arial" w:cs="Arial"/>
            <w:b/>
            <w:bCs/>
            <w:sz w:val="22"/>
            <w:szCs w:val="22"/>
            <w:rPrChange w:id="25" w:author="Vin Hoey" w:date="2026-05-17T16:53:00Z" w16du:dateUtc="2026-05-17T21:53:00Z">
              <w:rPr>
                <w:rFonts w:ascii="Arial" w:hAnsi="Arial" w:cs="Arial"/>
                <w:b/>
                <w:bCs/>
              </w:rPr>
            </w:rPrChange>
          </w:rPr>
          <w:t xml:space="preserve"> reductions in objectives</w:t>
        </w:r>
      </w:ins>
      <w:ins w:id="26" w:author="Vin Hoey" w:date="2026-05-17T16:58:00Z" w16du:dateUtc="2026-05-17T21:58:00Z">
        <w:r w:rsidR="00E60ED2">
          <w:rPr>
            <w:rFonts w:ascii="Arial" w:hAnsi="Arial" w:cs="Arial"/>
            <w:b/>
            <w:bCs/>
            <w:sz w:val="22"/>
            <w:szCs w:val="22"/>
          </w:rPr>
          <w:t xml:space="preserve"> copy below</w:t>
        </w:r>
      </w:ins>
      <w:proofErr w:type="gramStart"/>
      <w:ins w:id="27" w:author="Vin Hoey" w:date="2026-05-17T16:56:00Z" w16du:dateUtc="2026-05-17T21:56:00Z">
        <w:r w:rsidR="00245BF4">
          <w:rPr>
            <w:rFonts w:ascii="Arial" w:hAnsi="Arial" w:cs="Arial"/>
            <w:b/>
            <w:bCs/>
            <w:sz w:val="22"/>
            <w:szCs w:val="22"/>
          </w:rPr>
          <w:t xml:space="preserve">. </w:t>
        </w:r>
      </w:ins>
      <w:ins w:id="28" w:author="Vin Hoey" w:date="2026-05-17T16:53:00Z" w16du:dateUtc="2026-05-17T21:53:00Z">
        <w:r w:rsidR="00C95D9B">
          <w:rPr>
            <w:rFonts w:ascii="Arial" w:hAnsi="Arial" w:cs="Arial"/>
            <w:b/>
            <w:bCs/>
            <w:sz w:val="22"/>
            <w:szCs w:val="22"/>
          </w:rPr>
          <w:t xml:space="preserve"> </w:t>
        </w:r>
        <w:proofErr w:type="gramEnd"/>
      </w:ins>
    </w:p>
    <w:p w14:paraId="1BBC9638" w14:textId="77777777" w:rsidR="00C95D9B" w:rsidRDefault="00C95D9B">
      <w:pPr>
        <w:rPr>
          <w:ins w:id="29" w:author="Vin Hoey" w:date="2026-05-17T16:53:00Z" w16du:dateUtc="2026-05-17T21:53:00Z"/>
          <w:rFonts w:ascii="Arial" w:hAnsi="Arial" w:cs="Arial"/>
          <w:b/>
          <w:bCs/>
          <w:sz w:val="22"/>
          <w:szCs w:val="22"/>
        </w:rPr>
      </w:pPr>
    </w:p>
    <w:p w14:paraId="2D82EC9F" w14:textId="6F731361" w:rsidR="000F1654" w:rsidRDefault="00C74F5E">
      <w:pPr>
        <w:rPr>
          <w:ins w:id="30" w:author="Vin Hoey" w:date="2026-05-17T16:58:00Z" w16du:dateUtc="2026-05-17T21:58:00Z"/>
          <w:rFonts w:ascii="Arial" w:hAnsi="Arial" w:cs="Arial"/>
          <w:b/>
          <w:bCs/>
          <w:sz w:val="22"/>
          <w:szCs w:val="22"/>
        </w:rPr>
      </w:pPr>
      <w:ins w:id="31" w:author="Vin Hoey" w:date="2026-05-17T17:23:00Z">
        <w:r w:rsidRPr="00C74F5E">
          <w:rPr>
            <w:rFonts w:ascii="Arial" w:hAnsi="Arial" w:cs="Arial"/>
            <w:b/>
            <w:bCs/>
            <w:sz w:val="22"/>
            <w:szCs w:val="22"/>
          </w:rPr>
          <w:t>So, I think there are entire ​paragraphs  and key areas that need to be pulled off the draft website,</w:t>
        </w:r>
      </w:ins>
      <w:ins w:id="32" w:author="Vin Hoey" w:date="2026-05-17T16:52:00Z" w16du:dateUtc="2026-05-17T21:52:00Z">
        <w:r w:rsidR="00C95D9B" w:rsidRPr="00C95D9B">
          <w:rPr>
            <w:rFonts w:ascii="Arial" w:hAnsi="Arial" w:cs="Arial"/>
            <w:b/>
            <w:bCs/>
            <w:sz w:val="22"/>
            <w:szCs w:val="22"/>
            <w:rPrChange w:id="33" w:author="Vin Hoey" w:date="2026-05-17T16:53:00Z" w16du:dateUtc="2026-05-17T21:53:00Z">
              <w:rPr>
                <w:rFonts w:ascii="Arial" w:hAnsi="Arial" w:cs="Arial"/>
                <w:sz w:val="22"/>
                <w:szCs w:val="22"/>
              </w:rPr>
            </w:rPrChange>
          </w:rPr>
          <w:t xml:space="preserve"> </w:t>
        </w:r>
      </w:ins>
      <w:ins w:id="34" w:author="Vin Hoey" w:date="2026-05-17T16:54:00Z" w16du:dateUtc="2026-05-17T21:54:00Z">
        <w:r w:rsidR="00C95D9B">
          <w:rPr>
            <w:rFonts w:ascii="Arial" w:hAnsi="Arial" w:cs="Arial"/>
            <w:b/>
            <w:bCs/>
            <w:sz w:val="22"/>
            <w:szCs w:val="22"/>
          </w:rPr>
          <w:t>SAVED AND PUT ASIDE TO BU</w:t>
        </w:r>
      </w:ins>
      <w:ins w:id="35" w:author="Vin Hoey" w:date="2026-05-17T17:14:00Z" w16du:dateUtc="2026-05-17T22:14:00Z">
        <w:r w:rsidR="00794E27">
          <w:rPr>
            <w:rFonts w:ascii="Arial" w:hAnsi="Arial" w:cs="Arial"/>
            <w:b/>
            <w:bCs/>
            <w:sz w:val="22"/>
            <w:szCs w:val="22"/>
          </w:rPr>
          <w:t>I</w:t>
        </w:r>
      </w:ins>
      <w:ins w:id="36" w:author="Vin Hoey" w:date="2026-05-17T16:54:00Z" w16du:dateUtc="2026-05-17T21:54:00Z">
        <w:r w:rsidR="00C95D9B">
          <w:rPr>
            <w:rFonts w:ascii="Arial" w:hAnsi="Arial" w:cs="Arial"/>
            <w:b/>
            <w:bCs/>
            <w:sz w:val="22"/>
            <w:szCs w:val="22"/>
          </w:rPr>
          <w:t xml:space="preserve">LD INTO THE WEBSITE </w:t>
        </w:r>
      </w:ins>
      <w:ins w:id="37" w:author="Vin Hoey" w:date="2026-05-17T16:58:00Z" w16du:dateUtc="2026-05-17T21:58:00Z">
        <w:r w:rsidR="000F1654">
          <w:rPr>
            <w:rFonts w:ascii="Arial" w:hAnsi="Arial" w:cs="Arial"/>
            <w:b/>
            <w:bCs/>
            <w:sz w:val="22"/>
            <w:szCs w:val="22"/>
          </w:rPr>
          <w:t>IN THE FUTURE (WE DON'T</w:t>
        </w:r>
      </w:ins>
      <w:ins w:id="38" w:author="Vin Hoey" w:date="2026-05-17T16:55:00Z" w16du:dateUtc="2026-05-17T21:55:00Z">
        <w:r w:rsidR="00B93991">
          <w:rPr>
            <w:rFonts w:ascii="Arial" w:hAnsi="Arial" w:cs="Arial"/>
            <w:b/>
            <w:bCs/>
            <w:sz w:val="22"/>
            <w:szCs w:val="22"/>
          </w:rPr>
          <w:t xml:space="preserve"> WANT TO LOSE ALL THIS GOOD COPY</w:t>
        </w:r>
      </w:ins>
      <w:ins w:id="39" w:author="Vin Hoey" w:date="2026-05-17T16:57:00Z" w16du:dateUtc="2026-05-17T21:57:00Z">
        <w:r w:rsidR="00BD278D">
          <w:rPr>
            <w:rFonts w:ascii="Arial" w:hAnsi="Arial" w:cs="Arial"/>
            <w:b/>
            <w:bCs/>
            <w:sz w:val="22"/>
            <w:szCs w:val="22"/>
          </w:rPr>
          <w:t>!)</w:t>
        </w:r>
      </w:ins>
      <w:ins w:id="40" w:author="Vin Hoey" w:date="2026-05-17T16:55:00Z" w16du:dateUtc="2026-05-17T21:55:00Z">
        <w:r w:rsidR="00B93991">
          <w:rPr>
            <w:rFonts w:ascii="Arial" w:hAnsi="Arial" w:cs="Arial"/>
            <w:b/>
            <w:bCs/>
            <w:sz w:val="22"/>
            <w:szCs w:val="22"/>
          </w:rPr>
          <w:t xml:space="preserve"> </w:t>
        </w:r>
      </w:ins>
    </w:p>
    <w:p w14:paraId="4F5F3412" w14:textId="77777777" w:rsidR="000F1654" w:rsidRDefault="000F1654">
      <w:pPr>
        <w:rPr>
          <w:ins w:id="41" w:author="Vin Hoey" w:date="2026-05-17T16:58:00Z" w16du:dateUtc="2026-05-17T21:58:00Z"/>
          <w:rFonts w:ascii="Arial" w:hAnsi="Arial" w:cs="Arial"/>
          <w:b/>
          <w:bCs/>
          <w:sz w:val="22"/>
          <w:szCs w:val="22"/>
        </w:rPr>
      </w:pPr>
    </w:p>
    <w:p w14:paraId="08378614" w14:textId="17D7DDA8" w:rsidR="0002081F" w:rsidRPr="00C95D9B" w:rsidRDefault="00B93991">
      <w:pPr>
        <w:rPr>
          <w:ins w:id="42" w:author="Vin Hoey" w:date="2026-05-17T16:16:00Z" w16du:dateUtc="2026-05-17T21:16:00Z"/>
          <w:rFonts w:ascii="Arial" w:hAnsi="Arial" w:cs="Arial"/>
          <w:b/>
          <w:bCs/>
          <w:sz w:val="22"/>
          <w:szCs w:val="22"/>
          <w:rPrChange w:id="43" w:author="Vin Hoey" w:date="2026-05-17T16:53:00Z" w16du:dateUtc="2026-05-17T21:53:00Z">
            <w:rPr>
              <w:ins w:id="44" w:author="Vin Hoey" w:date="2026-05-17T16:16:00Z" w16du:dateUtc="2026-05-17T21:16:00Z"/>
              <w:rFonts w:ascii="Arial" w:hAnsi="Arial" w:cs="Arial"/>
              <w:b/>
              <w:bCs/>
            </w:rPr>
          </w:rPrChange>
        </w:rPr>
      </w:pPr>
      <w:ins w:id="45" w:author="Vin Hoey" w:date="2026-05-17T16:55:00Z" w16du:dateUtc="2026-05-17T21:55:00Z">
        <w:r>
          <w:rPr>
            <w:rFonts w:ascii="Arial" w:hAnsi="Arial" w:cs="Arial"/>
            <w:b/>
            <w:bCs/>
            <w:sz w:val="22"/>
            <w:szCs w:val="22"/>
          </w:rPr>
          <w:t xml:space="preserve">Then, </w:t>
        </w:r>
      </w:ins>
      <w:ins w:id="46" w:author="Vin Hoey" w:date="2026-05-17T16:54:00Z" w16du:dateUtc="2026-05-17T21:54:00Z">
        <w:r w:rsidR="00C95D9B">
          <w:rPr>
            <w:rFonts w:ascii="Arial" w:hAnsi="Arial" w:cs="Arial"/>
            <w:b/>
            <w:bCs/>
            <w:sz w:val="22"/>
            <w:szCs w:val="22"/>
          </w:rPr>
          <w:t>o</w:t>
        </w:r>
      </w:ins>
      <w:ins w:id="47" w:author="Vin Hoey" w:date="2026-05-17T16:13:00Z" w16du:dateUtc="2026-05-17T21:13:00Z">
        <w:r w:rsidR="000136BE" w:rsidRPr="00C95D9B">
          <w:rPr>
            <w:rFonts w:ascii="Arial" w:hAnsi="Arial" w:cs="Arial"/>
            <w:b/>
            <w:bCs/>
            <w:sz w:val="22"/>
            <w:szCs w:val="22"/>
            <w:rPrChange w:id="48" w:author="Vin Hoey" w:date="2026-05-17T16:53:00Z" w16du:dateUtc="2026-05-17T21:53:00Z">
              <w:rPr>
                <w:rFonts w:ascii="Arial" w:hAnsi="Arial" w:cs="Arial"/>
                <w:b/>
                <w:bCs/>
              </w:rPr>
            </w:rPrChange>
          </w:rPr>
          <w:t xml:space="preserve">nce our core objectives in Rwanda </w:t>
        </w:r>
        <w:proofErr w:type="gramStart"/>
        <w:r w:rsidR="000136BE" w:rsidRPr="00C95D9B">
          <w:rPr>
            <w:rFonts w:ascii="Arial" w:hAnsi="Arial" w:cs="Arial"/>
            <w:b/>
            <w:bCs/>
            <w:sz w:val="22"/>
            <w:szCs w:val="22"/>
            <w:rPrChange w:id="49" w:author="Vin Hoey" w:date="2026-05-17T16:53:00Z" w16du:dateUtc="2026-05-17T21:53:00Z">
              <w:rPr>
                <w:rFonts w:ascii="Arial" w:hAnsi="Arial" w:cs="Arial"/>
                <w:b/>
                <w:bCs/>
              </w:rPr>
            </w:rPrChange>
          </w:rPr>
          <w:t>are reached</w:t>
        </w:r>
        <w:proofErr w:type="gramEnd"/>
        <w:r w:rsidR="000136BE" w:rsidRPr="00C95D9B">
          <w:rPr>
            <w:rFonts w:ascii="Arial" w:hAnsi="Arial" w:cs="Arial"/>
            <w:b/>
            <w:bCs/>
            <w:sz w:val="22"/>
            <w:szCs w:val="22"/>
            <w:rPrChange w:id="50" w:author="Vin Hoey" w:date="2026-05-17T16:53:00Z" w16du:dateUtc="2026-05-17T21:53:00Z">
              <w:rPr>
                <w:rFonts w:ascii="Arial" w:hAnsi="Arial" w:cs="Arial"/>
                <w:b/>
                <w:bCs/>
              </w:rPr>
            </w:rPrChange>
          </w:rPr>
          <w:t xml:space="preserve"> over the next three years</w:t>
        </w:r>
      </w:ins>
      <w:ins w:id="51" w:author="Vin Hoey" w:date="2026-05-17T16:57:00Z" w16du:dateUtc="2026-05-17T21:57:00Z">
        <w:r w:rsidR="00BD278D">
          <w:rPr>
            <w:rFonts w:ascii="Arial" w:hAnsi="Arial" w:cs="Arial"/>
            <w:b/>
            <w:bCs/>
            <w:sz w:val="22"/>
            <w:szCs w:val="22"/>
          </w:rPr>
          <w:t xml:space="preserve">, </w:t>
        </w:r>
        <w:proofErr w:type="gramStart"/>
        <w:r w:rsidR="00BD278D">
          <w:rPr>
            <w:rFonts w:ascii="Arial" w:hAnsi="Arial" w:cs="Arial"/>
            <w:b/>
            <w:bCs/>
            <w:sz w:val="22"/>
            <w:szCs w:val="22"/>
          </w:rPr>
          <w:t>some of</w:t>
        </w:r>
        <w:proofErr w:type="gramEnd"/>
        <w:r w:rsidR="00BD278D">
          <w:rPr>
            <w:rFonts w:ascii="Arial" w:hAnsi="Arial" w:cs="Arial"/>
            <w:b/>
            <w:bCs/>
            <w:sz w:val="22"/>
            <w:szCs w:val="22"/>
          </w:rPr>
          <w:t xml:space="preserve"> this may </w:t>
        </w:r>
        <w:proofErr w:type="gramStart"/>
        <w:r w:rsidR="00BD278D">
          <w:rPr>
            <w:rFonts w:ascii="Arial" w:hAnsi="Arial" w:cs="Arial"/>
            <w:b/>
            <w:bCs/>
            <w:sz w:val="22"/>
            <w:szCs w:val="22"/>
          </w:rPr>
          <w:t>be added</w:t>
        </w:r>
        <w:proofErr w:type="gramEnd"/>
        <w:r w:rsidR="00BD278D">
          <w:rPr>
            <w:rFonts w:ascii="Arial" w:hAnsi="Arial" w:cs="Arial"/>
            <w:b/>
            <w:bCs/>
            <w:sz w:val="22"/>
            <w:szCs w:val="22"/>
          </w:rPr>
          <w:t xml:space="preserve"> back</w:t>
        </w:r>
      </w:ins>
      <w:ins w:id="52" w:author="Vin Hoey" w:date="2026-05-17T16:13:00Z" w16du:dateUtc="2026-05-17T21:13:00Z">
        <w:r w:rsidR="000136BE" w:rsidRPr="00C95D9B">
          <w:rPr>
            <w:rFonts w:ascii="Arial" w:hAnsi="Arial" w:cs="Arial"/>
            <w:b/>
            <w:bCs/>
            <w:sz w:val="22"/>
            <w:szCs w:val="22"/>
            <w:rPrChange w:id="53" w:author="Vin Hoey" w:date="2026-05-17T16:53:00Z" w16du:dateUtc="2026-05-17T21:53:00Z">
              <w:rPr>
                <w:rFonts w:ascii="Arial" w:hAnsi="Arial" w:cs="Arial"/>
                <w:b/>
                <w:bCs/>
              </w:rPr>
            </w:rPrChange>
          </w:rPr>
          <w:t xml:space="preserve">. </w:t>
        </w:r>
      </w:ins>
    </w:p>
    <w:p w14:paraId="65BBAFFF" w14:textId="77777777" w:rsidR="002D6E92" w:rsidRPr="00C95D9B" w:rsidRDefault="002D6E92">
      <w:pPr>
        <w:rPr>
          <w:ins w:id="54" w:author="Vin Hoey" w:date="2026-05-17T16:17:00Z" w16du:dateUtc="2026-05-17T21:17:00Z"/>
          <w:rFonts w:ascii="Arial" w:hAnsi="Arial" w:cs="Arial"/>
          <w:b/>
          <w:bCs/>
          <w:sz w:val="22"/>
          <w:szCs w:val="22"/>
          <w:rPrChange w:id="55" w:author="Vin Hoey" w:date="2026-05-17T16:53:00Z" w16du:dateUtc="2026-05-17T21:53:00Z">
            <w:rPr>
              <w:ins w:id="56" w:author="Vin Hoey" w:date="2026-05-17T16:17:00Z" w16du:dateUtc="2026-05-17T21:17:00Z"/>
              <w:rFonts w:ascii="Arial" w:hAnsi="Arial" w:cs="Arial"/>
              <w:b/>
              <w:bCs/>
            </w:rPr>
          </w:rPrChange>
        </w:rPr>
      </w:pPr>
    </w:p>
    <w:p w14:paraId="29F70E8A" w14:textId="4730FDB6" w:rsidR="000B2FDB" w:rsidRPr="00992ADF" w:rsidRDefault="002D6E92">
      <w:pPr>
        <w:rPr>
          <w:ins w:id="57" w:author="Vin Hoey" w:date="2026-05-17T15:18:00Z" w16du:dateUtc="2026-05-17T20:18:00Z"/>
          <w:rFonts w:ascii="Arial" w:hAnsi="Arial" w:cs="Arial"/>
          <w:b/>
          <w:bCs/>
          <w:sz w:val="22"/>
          <w:szCs w:val="22"/>
          <w:rPrChange w:id="58" w:author="Vin Hoey" w:date="2026-05-17T16:59:00Z" w16du:dateUtc="2026-05-17T21:59:00Z">
            <w:rPr>
              <w:ins w:id="59" w:author="Vin Hoey" w:date="2026-05-17T15:18:00Z" w16du:dateUtc="2026-05-17T20:18:00Z"/>
              <w:rFonts w:ascii="Arial" w:hAnsi="Arial" w:cs="Arial"/>
              <w:b/>
              <w:bCs/>
            </w:rPr>
          </w:rPrChange>
        </w:rPr>
      </w:pPr>
      <w:ins w:id="60" w:author="Vin Hoey" w:date="2026-05-17T16:17:00Z" w16du:dateUtc="2026-05-17T21:17:00Z">
        <w:r w:rsidRPr="002850BA">
          <w:rPr>
            <w:rFonts w:ascii="Arial" w:hAnsi="Arial" w:cs="Arial"/>
            <w:sz w:val="22"/>
            <w:szCs w:val="22"/>
            <w:rPrChange w:id="61" w:author="Vin Hoey" w:date="2026-05-17T16:52:00Z" w16du:dateUtc="2026-05-17T21:52:00Z">
              <w:rPr>
                <w:rFonts w:ascii="Arial" w:hAnsi="Arial" w:cs="Arial"/>
                <w:b/>
                <w:bCs/>
              </w:rPr>
            </w:rPrChange>
          </w:rPr>
          <w:t>Moreover, i</w:t>
        </w:r>
      </w:ins>
      <w:ins w:id="62" w:author="Vin Hoey" w:date="2026-05-17T15:17:00Z" w16du:dateUtc="2026-05-17T20:17:00Z">
        <w:r w:rsidR="000B2FDB" w:rsidRPr="002850BA">
          <w:rPr>
            <w:rFonts w:ascii="Arial" w:hAnsi="Arial" w:cs="Arial"/>
            <w:sz w:val="22"/>
            <w:szCs w:val="22"/>
            <w:rPrChange w:id="63" w:author="Vin Hoey" w:date="2026-05-17T16:52:00Z" w16du:dateUtc="2026-05-17T21:52:00Z">
              <w:rPr>
                <w:rFonts w:ascii="Arial" w:hAnsi="Arial" w:cs="Arial"/>
                <w:b/>
                <w:bCs/>
              </w:rPr>
            </w:rPrChange>
          </w:rPr>
          <w:t>n each section</w:t>
        </w:r>
      </w:ins>
      <w:ins w:id="64" w:author="Vin Hoey" w:date="2026-05-17T16:58:00Z" w16du:dateUtc="2026-05-17T21:58:00Z">
        <w:r w:rsidR="00843460">
          <w:rPr>
            <w:rFonts w:ascii="Arial" w:hAnsi="Arial" w:cs="Arial"/>
            <w:sz w:val="22"/>
            <w:szCs w:val="22"/>
          </w:rPr>
          <w:t xml:space="preserve"> </w:t>
        </w:r>
      </w:ins>
      <w:ins w:id="65" w:author="Vin Hoey" w:date="2026-05-17T16:59:00Z" w16du:dateUtc="2026-05-17T21:59:00Z">
        <w:r w:rsidR="00843460">
          <w:rPr>
            <w:rFonts w:ascii="Arial" w:hAnsi="Arial" w:cs="Arial"/>
            <w:sz w:val="22"/>
            <w:szCs w:val="22"/>
          </w:rPr>
          <w:t xml:space="preserve">below, </w:t>
        </w:r>
      </w:ins>
      <w:ins w:id="66" w:author="Vin Hoey" w:date="2026-05-17T15:17:00Z" w16du:dateUtc="2026-05-17T20:17:00Z">
        <w:r w:rsidR="000B2FDB" w:rsidRPr="002850BA">
          <w:rPr>
            <w:rFonts w:ascii="Arial" w:hAnsi="Arial" w:cs="Arial"/>
            <w:sz w:val="22"/>
            <w:szCs w:val="22"/>
            <w:rPrChange w:id="67" w:author="Vin Hoey" w:date="2026-05-17T16:52:00Z" w16du:dateUtc="2026-05-17T21:52:00Z">
              <w:rPr>
                <w:rFonts w:ascii="Arial" w:hAnsi="Arial" w:cs="Arial"/>
                <w:b/>
                <w:bCs/>
              </w:rPr>
            </w:rPrChange>
          </w:rPr>
          <w:t xml:space="preserve">there is a </w:t>
        </w:r>
        <w:r w:rsidR="000B2FDB" w:rsidRPr="00992ADF">
          <w:rPr>
            <w:rFonts w:ascii="Arial" w:hAnsi="Arial" w:cs="Arial"/>
            <w:b/>
            <w:bCs/>
            <w:sz w:val="22"/>
            <w:szCs w:val="22"/>
            <w:rPrChange w:id="68" w:author="Vin Hoey" w:date="2026-05-17T16:59:00Z" w16du:dateUtc="2026-05-17T21:59:00Z">
              <w:rPr>
                <w:rFonts w:ascii="Arial" w:hAnsi="Arial" w:cs="Arial"/>
                <w:b/>
                <w:bCs/>
              </w:rPr>
            </w:rPrChange>
          </w:rPr>
          <w:t>BUTTON</w:t>
        </w:r>
        <w:r w:rsidR="000B2FDB" w:rsidRPr="002850BA">
          <w:rPr>
            <w:rFonts w:ascii="Arial" w:hAnsi="Arial" w:cs="Arial"/>
            <w:sz w:val="22"/>
            <w:szCs w:val="22"/>
            <w:rPrChange w:id="69" w:author="Vin Hoey" w:date="2026-05-17T16:52:00Z" w16du:dateUtc="2026-05-17T21:52:00Z">
              <w:rPr>
                <w:rFonts w:ascii="Arial" w:hAnsi="Arial" w:cs="Arial"/>
                <w:b/>
                <w:bCs/>
              </w:rPr>
            </w:rPrChange>
          </w:rPr>
          <w:t xml:space="preserve"> to click that leads to </w:t>
        </w:r>
        <w:r w:rsidR="000B2FDB" w:rsidRPr="00992ADF">
          <w:rPr>
            <w:rFonts w:ascii="Arial" w:hAnsi="Arial" w:cs="Arial"/>
            <w:b/>
            <w:bCs/>
            <w:sz w:val="22"/>
            <w:szCs w:val="22"/>
            <w:rPrChange w:id="70" w:author="Vin Hoey" w:date="2026-05-17T16:59:00Z" w16du:dateUtc="2026-05-17T21:59:00Z">
              <w:rPr>
                <w:rFonts w:ascii="Arial" w:hAnsi="Arial" w:cs="Arial"/>
                <w:b/>
                <w:bCs/>
              </w:rPr>
            </w:rPrChange>
          </w:rPr>
          <w:t>NO CONTENT</w:t>
        </w:r>
        <w:r w:rsidR="000B2FDB" w:rsidRPr="002850BA">
          <w:rPr>
            <w:rFonts w:ascii="Arial" w:hAnsi="Arial" w:cs="Arial"/>
            <w:sz w:val="22"/>
            <w:szCs w:val="22"/>
            <w:rPrChange w:id="71" w:author="Vin Hoey" w:date="2026-05-17T16:52:00Z" w16du:dateUtc="2026-05-17T21:52:00Z">
              <w:rPr>
                <w:rFonts w:ascii="Arial" w:hAnsi="Arial" w:cs="Arial"/>
                <w:b/>
                <w:bCs/>
              </w:rPr>
            </w:rPrChange>
          </w:rPr>
          <w:t xml:space="preserve">. </w:t>
        </w:r>
      </w:ins>
      <w:proofErr w:type="gramStart"/>
      <w:ins w:id="72" w:author="Vin Hoey" w:date="2026-05-17T15:18:00Z" w16du:dateUtc="2026-05-17T20:18:00Z">
        <w:r w:rsidR="000B2FDB" w:rsidRPr="002850BA">
          <w:rPr>
            <w:rFonts w:ascii="Arial" w:hAnsi="Arial" w:cs="Arial"/>
            <w:sz w:val="22"/>
            <w:szCs w:val="22"/>
            <w:rPrChange w:id="73" w:author="Vin Hoey" w:date="2026-05-17T16:52:00Z" w16du:dateUtc="2026-05-17T21:52:00Z">
              <w:rPr>
                <w:rFonts w:ascii="Arial" w:hAnsi="Arial" w:cs="Arial"/>
                <w:b/>
                <w:bCs/>
              </w:rPr>
            </w:rPrChange>
          </w:rPr>
          <w:t>It’s</w:t>
        </w:r>
        <w:proofErr w:type="gramEnd"/>
        <w:r w:rsidR="000B2FDB" w:rsidRPr="002850BA">
          <w:rPr>
            <w:rFonts w:ascii="Arial" w:hAnsi="Arial" w:cs="Arial"/>
            <w:sz w:val="22"/>
            <w:szCs w:val="22"/>
            <w:rPrChange w:id="74" w:author="Vin Hoey" w:date="2026-05-17T16:52:00Z" w16du:dateUtc="2026-05-17T21:52:00Z">
              <w:rPr>
                <w:rFonts w:ascii="Arial" w:hAnsi="Arial" w:cs="Arial"/>
                <w:b/>
                <w:bCs/>
              </w:rPr>
            </w:rPrChange>
          </w:rPr>
          <w:t xml:space="preserve"> just premature to post any of these buttons until we can be specific enough on what </w:t>
        </w:r>
        <w:proofErr w:type="gramStart"/>
        <w:r w:rsidR="000B2FDB" w:rsidRPr="002850BA">
          <w:rPr>
            <w:rFonts w:ascii="Arial" w:hAnsi="Arial" w:cs="Arial"/>
            <w:sz w:val="22"/>
            <w:szCs w:val="22"/>
            <w:rPrChange w:id="75" w:author="Vin Hoey" w:date="2026-05-17T16:52:00Z" w16du:dateUtc="2026-05-17T21:52:00Z">
              <w:rPr>
                <w:rFonts w:ascii="Arial" w:hAnsi="Arial" w:cs="Arial"/>
                <w:b/>
                <w:bCs/>
              </w:rPr>
            </w:rPrChange>
          </w:rPr>
          <w:t>we’re</w:t>
        </w:r>
        <w:proofErr w:type="gramEnd"/>
        <w:r w:rsidR="000B2FDB" w:rsidRPr="002850BA">
          <w:rPr>
            <w:rFonts w:ascii="Arial" w:hAnsi="Arial" w:cs="Arial"/>
            <w:sz w:val="22"/>
            <w:szCs w:val="22"/>
            <w:rPrChange w:id="76" w:author="Vin Hoey" w:date="2026-05-17T16:52:00Z" w16du:dateUtc="2026-05-17T21:52:00Z">
              <w:rPr>
                <w:rFonts w:ascii="Arial" w:hAnsi="Arial" w:cs="Arial"/>
                <w:b/>
                <w:bCs/>
              </w:rPr>
            </w:rPrChange>
          </w:rPr>
          <w:t xml:space="preserve"> seeking in terms of geography and opportunity. </w:t>
        </w:r>
      </w:ins>
      <w:ins w:id="77" w:author="Vin Hoey" w:date="2026-05-17T16:18:00Z" w16du:dateUtc="2026-05-17T21:18:00Z">
        <w:r w:rsidR="00156441" w:rsidRPr="00992ADF">
          <w:rPr>
            <w:rFonts w:ascii="Arial" w:hAnsi="Arial" w:cs="Arial"/>
            <w:b/>
            <w:bCs/>
            <w:sz w:val="22"/>
            <w:szCs w:val="22"/>
            <w:rPrChange w:id="78" w:author="Vin Hoey" w:date="2026-05-17T16:59:00Z" w16du:dateUtc="2026-05-17T21:59:00Z">
              <w:rPr>
                <w:rFonts w:ascii="Arial" w:hAnsi="Arial" w:cs="Arial"/>
                <w:b/>
                <w:bCs/>
              </w:rPr>
            </w:rPrChange>
          </w:rPr>
          <w:t xml:space="preserve">All of them need to </w:t>
        </w:r>
        <w:proofErr w:type="gramStart"/>
        <w:r w:rsidR="00156441" w:rsidRPr="00992ADF">
          <w:rPr>
            <w:rFonts w:ascii="Arial" w:hAnsi="Arial" w:cs="Arial"/>
            <w:b/>
            <w:bCs/>
            <w:sz w:val="22"/>
            <w:szCs w:val="22"/>
            <w:rPrChange w:id="79" w:author="Vin Hoey" w:date="2026-05-17T16:59:00Z" w16du:dateUtc="2026-05-17T21:59:00Z">
              <w:rPr>
                <w:rFonts w:ascii="Arial" w:hAnsi="Arial" w:cs="Arial"/>
                <w:b/>
                <w:bCs/>
              </w:rPr>
            </w:rPrChange>
          </w:rPr>
          <w:t>be deleted</w:t>
        </w:r>
        <w:proofErr w:type="gramEnd"/>
        <w:r w:rsidR="00156441" w:rsidRPr="00992ADF">
          <w:rPr>
            <w:rFonts w:ascii="Arial" w:hAnsi="Arial" w:cs="Arial"/>
            <w:b/>
            <w:bCs/>
            <w:sz w:val="22"/>
            <w:szCs w:val="22"/>
            <w:rPrChange w:id="80" w:author="Vin Hoey" w:date="2026-05-17T16:59:00Z" w16du:dateUtc="2026-05-17T21:59:00Z">
              <w:rPr>
                <w:rFonts w:ascii="Arial" w:hAnsi="Arial" w:cs="Arial"/>
                <w:b/>
                <w:bCs/>
              </w:rPr>
            </w:rPrChange>
          </w:rPr>
          <w:t xml:space="preserve">. </w:t>
        </w:r>
      </w:ins>
    </w:p>
    <w:p w14:paraId="3BBC80C4" w14:textId="77777777" w:rsidR="000B2FDB" w:rsidRPr="002850BA" w:rsidRDefault="000B2FDB">
      <w:pPr>
        <w:rPr>
          <w:ins w:id="81" w:author="Vin Hoey" w:date="2026-05-17T15:18:00Z" w16du:dateUtc="2026-05-17T20:18:00Z"/>
          <w:rFonts w:ascii="Arial" w:hAnsi="Arial" w:cs="Arial"/>
          <w:sz w:val="22"/>
          <w:szCs w:val="22"/>
          <w:rPrChange w:id="82" w:author="Vin Hoey" w:date="2026-05-17T16:52:00Z" w16du:dateUtc="2026-05-17T21:52:00Z">
            <w:rPr>
              <w:ins w:id="83" w:author="Vin Hoey" w:date="2026-05-17T15:18:00Z" w16du:dateUtc="2026-05-17T20:18:00Z"/>
              <w:rFonts w:ascii="Arial" w:hAnsi="Arial" w:cs="Arial"/>
              <w:b/>
              <w:bCs/>
            </w:rPr>
          </w:rPrChange>
        </w:rPr>
      </w:pPr>
    </w:p>
    <w:p w14:paraId="3D8972DD" w14:textId="50C16CAF" w:rsidR="005B26FD" w:rsidRPr="002850BA" w:rsidRDefault="000B2FDB" w:rsidP="00C76132">
      <w:pPr>
        <w:rPr>
          <w:ins w:id="84" w:author="Vin Hoey" w:date="2026-05-17T15:28:00Z" w16du:dateUtc="2026-05-17T20:28:00Z"/>
          <w:rFonts w:ascii="Arial" w:hAnsi="Arial" w:cs="Arial"/>
          <w:sz w:val="22"/>
          <w:szCs w:val="22"/>
          <w:rPrChange w:id="85" w:author="Vin Hoey" w:date="2026-05-17T16:52:00Z" w16du:dateUtc="2026-05-17T21:52:00Z">
            <w:rPr>
              <w:ins w:id="86" w:author="Vin Hoey" w:date="2026-05-17T15:28:00Z" w16du:dateUtc="2026-05-17T20:28:00Z"/>
            </w:rPr>
          </w:rPrChange>
        </w:rPr>
      </w:pPr>
      <w:ins w:id="87" w:author="Vin Hoey" w:date="2026-05-17T15:18:00Z" w16du:dateUtc="2026-05-17T20:18:00Z">
        <w:r w:rsidRPr="002850BA">
          <w:rPr>
            <w:rFonts w:ascii="Arial" w:hAnsi="Arial" w:cs="Arial"/>
            <w:sz w:val="22"/>
            <w:szCs w:val="22"/>
            <w:rPrChange w:id="88" w:author="Vin Hoey" w:date="2026-05-17T16:52:00Z" w16du:dateUtc="2026-05-17T21:52:00Z">
              <w:rPr>
                <w:rFonts w:ascii="Arial" w:hAnsi="Arial" w:cs="Arial"/>
                <w:b/>
                <w:bCs/>
              </w:rPr>
            </w:rPrChange>
          </w:rPr>
          <w:t>A</w:t>
        </w:r>
      </w:ins>
      <w:ins w:id="89" w:author="Vin Hoey" w:date="2026-05-17T15:31:00Z" w16du:dateUtc="2026-05-17T20:31:00Z">
        <w:r w:rsidR="00C72982" w:rsidRPr="002850BA">
          <w:rPr>
            <w:rFonts w:ascii="Arial" w:hAnsi="Arial" w:cs="Arial"/>
            <w:sz w:val="22"/>
            <w:szCs w:val="22"/>
            <w:rPrChange w:id="90" w:author="Vin Hoey" w:date="2026-05-17T16:52:00Z" w16du:dateUtc="2026-05-17T21:52:00Z">
              <w:rPr>
                <w:rFonts w:ascii="Arial" w:hAnsi="Arial" w:cs="Arial"/>
                <w:b/>
                <w:bCs/>
              </w:rPr>
            </w:rPrChange>
          </w:rPr>
          <w:t>s</w:t>
        </w:r>
      </w:ins>
      <w:ins w:id="91" w:author="Vin Hoey" w:date="2026-05-17T15:18:00Z" w16du:dateUtc="2026-05-17T20:18:00Z">
        <w:r w:rsidRPr="002850BA">
          <w:rPr>
            <w:rFonts w:ascii="Arial" w:hAnsi="Arial" w:cs="Arial"/>
            <w:sz w:val="22"/>
            <w:szCs w:val="22"/>
            <w:rPrChange w:id="92" w:author="Vin Hoey" w:date="2026-05-17T16:52:00Z" w16du:dateUtc="2026-05-17T21:52:00Z">
              <w:rPr>
                <w:rFonts w:ascii="Arial" w:hAnsi="Arial" w:cs="Arial"/>
                <w:b/>
                <w:bCs/>
              </w:rPr>
            </w:rPrChange>
          </w:rPr>
          <w:t xml:space="preserve"> an example of a m</w:t>
        </w:r>
      </w:ins>
      <w:ins w:id="93" w:author="Vin Hoey" w:date="2026-05-17T15:19:00Z" w16du:dateUtc="2026-05-17T20:19:00Z">
        <w:r w:rsidRPr="002850BA">
          <w:rPr>
            <w:rFonts w:ascii="Arial" w:hAnsi="Arial" w:cs="Arial"/>
            <w:sz w:val="22"/>
            <w:szCs w:val="22"/>
            <w:rPrChange w:id="94" w:author="Vin Hoey" w:date="2026-05-17T16:52:00Z" w16du:dateUtc="2026-05-17T21:52:00Z">
              <w:rPr>
                <w:rFonts w:ascii="Arial" w:hAnsi="Arial" w:cs="Arial"/>
                <w:b/>
                <w:bCs/>
              </w:rPr>
            </w:rPrChange>
          </w:rPr>
          <w:t xml:space="preserve">ore </w:t>
        </w:r>
      </w:ins>
      <w:ins w:id="95" w:author="Vin Hoey" w:date="2026-05-17T15:28:00Z" w16du:dateUtc="2026-05-17T20:28:00Z">
        <w:r w:rsidR="00EF4A5D" w:rsidRPr="002850BA">
          <w:rPr>
            <w:rFonts w:ascii="Arial" w:hAnsi="Arial" w:cs="Arial"/>
            <w:sz w:val="22"/>
            <w:szCs w:val="22"/>
            <w:rPrChange w:id="96" w:author="Vin Hoey" w:date="2026-05-17T16:52:00Z" w16du:dateUtc="2026-05-17T21:52:00Z">
              <w:rPr>
                <w:rFonts w:ascii="Arial" w:hAnsi="Arial" w:cs="Arial"/>
                <w:b/>
                <w:bCs/>
              </w:rPr>
            </w:rPrChange>
          </w:rPr>
          <w:t>definitive offer</w:t>
        </w:r>
      </w:ins>
      <w:ins w:id="97" w:author="Vin Hoey" w:date="2026-05-17T16:18:00Z" w16du:dateUtc="2026-05-17T21:18:00Z">
        <w:r w:rsidR="00425EF4" w:rsidRPr="002850BA">
          <w:rPr>
            <w:rFonts w:ascii="Arial" w:hAnsi="Arial" w:cs="Arial"/>
            <w:sz w:val="22"/>
            <w:szCs w:val="22"/>
            <w:rPrChange w:id="98" w:author="Vin Hoey" w:date="2026-05-17T16:52:00Z" w16du:dateUtc="2026-05-17T21:52:00Z">
              <w:rPr>
                <w:rFonts w:ascii="Arial" w:hAnsi="Arial" w:cs="Arial"/>
                <w:b/>
                <w:bCs/>
              </w:rPr>
            </w:rPrChange>
          </w:rPr>
          <w:t xml:space="preserve"> that </w:t>
        </w:r>
        <w:proofErr w:type="gramStart"/>
        <w:r w:rsidR="00425EF4" w:rsidRPr="002850BA">
          <w:rPr>
            <w:rFonts w:ascii="Arial" w:hAnsi="Arial" w:cs="Arial"/>
            <w:sz w:val="22"/>
            <w:szCs w:val="22"/>
            <w:rPrChange w:id="99" w:author="Vin Hoey" w:date="2026-05-17T16:52:00Z" w16du:dateUtc="2026-05-17T21:52:00Z">
              <w:rPr>
                <w:rFonts w:ascii="Arial" w:hAnsi="Arial" w:cs="Arial"/>
                <w:b/>
                <w:bCs/>
              </w:rPr>
            </w:rPrChange>
          </w:rPr>
          <w:t>is re</w:t>
        </w:r>
      </w:ins>
      <w:ins w:id="100" w:author="Vin Hoey" w:date="2026-05-17T16:19:00Z" w16du:dateUtc="2026-05-17T21:19:00Z">
        <w:r w:rsidR="00425EF4" w:rsidRPr="002850BA">
          <w:rPr>
            <w:rFonts w:ascii="Arial" w:hAnsi="Arial" w:cs="Arial"/>
            <w:sz w:val="22"/>
            <w:szCs w:val="22"/>
            <w:rPrChange w:id="101" w:author="Vin Hoey" w:date="2026-05-17T16:52:00Z" w16du:dateUtc="2026-05-17T21:52:00Z">
              <w:rPr>
                <w:rFonts w:ascii="Arial" w:hAnsi="Arial" w:cs="Arial"/>
                <w:b/>
                <w:bCs/>
              </w:rPr>
            </w:rPrChange>
          </w:rPr>
          <w:t>quired</w:t>
        </w:r>
        <w:proofErr w:type="gramEnd"/>
        <w:r w:rsidR="00425EF4" w:rsidRPr="002850BA">
          <w:rPr>
            <w:rFonts w:ascii="Arial" w:hAnsi="Arial" w:cs="Arial"/>
            <w:sz w:val="22"/>
            <w:szCs w:val="22"/>
            <w:rPrChange w:id="102" w:author="Vin Hoey" w:date="2026-05-17T16:52:00Z" w16du:dateUtc="2026-05-17T21:52:00Z">
              <w:rPr>
                <w:rFonts w:ascii="Arial" w:hAnsi="Arial" w:cs="Arial"/>
                <w:b/>
                <w:bCs/>
              </w:rPr>
            </w:rPrChange>
          </w:rPr>
          <w:t xml:space="preserve"> for such a button</w:t>
        </w:r>
      </w:ins>
      <w:ins w:id="103" w:author="Vin Hoey" w:date="2026-05-17T15:19:00Z" w16du:dateUtc="2026-05-17T20:19:00Z">
        <w:r w:rsidRPr="002850BA">
          <w:rPr>
            <w:rFonts w:ascii="Arial" w:hAnsi="Arial" w:cs="Arial"/>
            <w:sz w:val="22"/>
            <w:szCs w:val="22"/>
            <w:rPrChange w:id="104" w:author="Vin Hoey" w:date="2026-05-17T16:52:00Z" w16du:dateUtc="2026-05-17T21:52:00Z">
              <w:rPr>
                <w:rFonts w:ascii="Arial" w:hAnsi="Arial" w:cs="Arial"/>
                <w:b/>
                <w:bCs/>
              </w:rPr>
            </w:rPrChange>
          </w:rPr>
          <w:t xml:space="preserve">, here is a link to an opportunity from Heart House in Dallas -- </w:t>
        </w:r>
        <w:r w:rsidRPr="002850BA">
          <w:rPr>
            <w:rFonts w:ascii="Arial" w:hAnsi="Arial" w:cs="Arial"/>
            <w:sz w:val="22"/>
            <w:szCs w:val="22"/>
            <w:rPrChange w:id="105" w:author="Vin Hoey" w:date="2026-05-17T16:52:00Z" w16du:dateUtc="2026-05-17T21:52:00Z">
              <w:rPr/>
            </w:rPrChange>
          </w:rPr>
          <w:t>Heart House “Get Involved</w:t>
        </w:r>
        <w:proofErr w:type="gramStart"/>
        <w:r w:rsidRPr="002850BA">
          <w:rPr>
            <w:rFonts w:ascii="Arial" w:hAnsi="Arial" w:cs="Arial"/>
            <w:sz w:val="22"/>
            <w:szCs w:val="22"/>
            <w:rPrChange w:id="106" w:author="Vin Hoey" w:date="2026-05-17T16:52:00Z" w16du:dateUtc="2026-05-17T21:52:00Z">
              <w:rPr/>
            </w:rPrChange>
          </w:rPr>
          <w:t>”,</w:t>
        </w:r>
        <w:proofErr w:type="gramEnd"/>
        <w:r w:rsidRPr="002850BA">
          <w:rPr>
            <w:rFonts w:ascii="Arial" w:hAnsi="Arial" w:cs="Arial"/>
            <w:sz w:val="22"/>
            <w:szCs w:val="22"/>
            <w:rPrChange w:id="107" w:author="Vin Hoey" w:date="2026-05-17T16:52:00Z" w16du:dateUtc="2026-05-17T21:52:00Z">
              <w:rPr/>
            </w:rPrChange>
          </w:rPr>
          <w:t xml:space="preserve"> </w:t>
        </w:r>
      </w:ins>
    </w:p>
    <w:p w14:paraId="1E4EBA6C" w14:textId="102BFA0A" w:rsidR="00797141" w:rsidRPr="002850BA" w:rsidDel="00C76132" w:rsidRDefault="00705E44" w:rsidP="00C76132">
      <w:pPr>
        <w:rPr>
          <w:del w:id="108" w:author="Vin Hoey" w:date="2026-05-17T15:22:00Z" w16du:dateUtc="2026-05-17T20:22:00Z"/>
          <w:rFonts w:ascii="Arial" w:hAnsi="Arial" w:cs="Arial"/>
          <w:sz w:val="22"/>
          <w:szCs w:val="22"/>
          <w:rPrChange w:id="109" w:author="Vin Hoey" w:date="2026-05-17T16:52:00Z" w16du:dateUtc="2026-05-17T21:52:00Z">
            <w:rPr>
              <w:del w:id="110" w:author="Vin Hoey" w:date="2026-05-17T15:22:00Z" w16du:dateUtc="2026-05-17T20:22:00Z"/>
              <w:rFonts w:ascii="Arial" w:hAnsi="Arial" w:cs="Arial"/>
              <w:b/>
              <w:bCs/>
            </w:rPr>
          </w:rPrChange>
        </w:rPr>
      </w:pPr>
      <w:ins w:id="111" w:author="Vin Hoey" w:date="2026-05-17T15:19:00Z" w16du:dateUtc="2026-05-17T20:19:00Z">
        <w:r w:rsidRPr="002850BA">
          <w:rPr>
            <w:rFonts w:ascii="Arial" w:hAnsi="Arial" w:cs="Arial"/>
            <w:sz w:val="22"/>
            <w:szCs w:val="22"/>
            <w:rPrChange w:id="112" w:author="Vin Hoey" w:date="2026-05-17T16:52:00Z" w16du:dateUtc="2026-05-17T21:52:00Z">
              <w:rPr/>
            </w:rPrChange>
          </w:rPr>
          <w:t>L</w:t>
        </w:r>
        <w:r w:rsidR="000B2FDB" w:rsidRPr="002850BA">
          <w:rPr>
            <w:rFonts w:ascii="Arial" w:hAnsi="Arial" w:cs="Arial"/>
            <w:sz w:val="22"/>
            <w:szCs w:val="22"/>
            <w:rPrChange w:id="113" w:author="Vin Hoey" w:date="2026-05-17T16:52:00Z" w16du:dateUtc="2026-05-17T21:52:00Z">
              <w:rPr/>
            </w:rPrChange>
          </w:rPr>
          <w:t>ink</w:t>
        </w:r>
      </w:ins>
      <w:ins w:id="114" w:author="Vin Hoey" w:date="2026-05-17T15:31:00Z" w16du:dateUtc="2026-05-17T20:31:00Z">
        <w:r w:rsidRPr="002850BA">
          <w:rPr>
            <w:rFonts w:ascii="Arial" w:hAnsi="Arial" w:cs="Arial"/>
            <w:sz w:val="22"/>
            <w:szCs w:val="22"/>
            <w:rPrChange w:id="115" w:author="Vin Hoey" w:date="2026-05-17T16:52:00Z" w16du:dateUtc="2026-05-17T21:52:00Z">
              <w:rPr/>
            </w:rPrChange>
          </w:rPr>
          <w:t xml:space="preserve"> to click on</w:t>
        </w:r>
      </w:ins>
      <w:ins w:id="116" w:author="Vin Hoey" w:date="2026-05-17T15:19:00Z" w16du:dateUtc="2026-05-17T20:19:00Z">
        <w:r w:rsidR="000B2FDB" w:rsidRPr="002850BA">
          <w:rPr>
            <w:rFonts w:ascii="Arial" w:hAnsi="Arial" w:cs="Arial"/>
            <w:sz w:val="22"/>
            <w:szCs w:val="22"/>
            <w:rPrChange w:id="117" w:author="Vin Hoey" w:date="2026-05-17T16:52:00Z" w16du:dateUtc="2026-05-17T21:52:00Z">
              <w:rPr/>
            </w:rPrChange>
          </w:rPr>
          <w:t xml:space="preserve">: </w:t>
        </w:r>
      </w:ins>
      <w:ins w:id="118" w:author="Vin Hoey" w:date="2026-05-17T15:29:00Z" w16du:dateUtc="2026-05-17T20:29:00Z">
        <w:r w:rsidR="005B26FD" w:rsidRPr="002850BA">
          <w:rPr>
            <w:rFonts w:ascii="Arial" w:hAnsi="Arial" w:cs="Arial"/>
            <w:sz w:val="22"/>
            <w:szCs w:val="22"/>
            <w:rPrChange w:id="119" w:author="Vin Hoey" w:date="2026-05-17T16:52:00Z" w16du:dateUtc="2026-05-17T21:52:00Z">
              <w:rPr/>
            </w:rPrChange>
          </w:rPr>
          <w:t xml:space="preserve">  </w:t>
        </w:r>
      </w:ins>
    </w:p>
    <w:p w14:paraId="21CED5F9" w14:textId="1F91795F" w:rsidR="00C76132" w:rsidRPr="002850BA" w:rsidRDefault="00C76132" w:rsidP="00C76132">
      <w:pPr>
        <w:rPr>
          <w:ins w:id="120" w:author="Vin Hoey" w:date="2026-05-17T15:28:00Z" w16du:dateUtc="2026-05-17T20:28:00Z"/>
          <w:rFonts w:ascii="Arial" w:hAnsi="Arial" w:cs="Arial"/>
          <w:color w:val="0070C0"/>
          <w:sz w:val="22"/>
          <w:szCs w:val="22"/>
          <w:rPrChange w:id="121" w:author="Vin Hoey" w:date="2026-05-17T16:52:00Z" w16du:dateUtc="2026-05-17T21:52:00Z">
            <w:rPr>
              <w:ins w:id="122" w:author="Vin Hoey" w:date="2026-05-17T15:28:00Z" w16du:dateUtc="2026-05-17T20:28:00Z"/>
              <w:b/>
              <w:bCs/>
              <w:color w:val="0070C0"/>
            </w:rPr>
          </w:rPrChange>
        </w:rPr>
      </w:pPr>
      <w:ins w:id="123" w:author="Vin Hoey" w:date="2026-05-17T15:24:00Z">
        <w:r w:rsidRPr="002850BA">
          <w:rPr>
            <w:rFonts w:ascii="Arial" w:hAnsi="Arial" w:cs="Arial"/>
            <w:color w:val="0070C0"/>
            <w:sz w:val="22"/>
            <w:szCs w:val="22"/>
            <w:rPrChange w:id="124" w:author="Vin Hoey" w:date="2026-05-17T16:52:00Z" w16du:dateUtc="2026-05-17T21:52:00Z">
              <w:rPr>
                <w:b/>
                <w:bCs/>
              </w:rPr>
            </w:rPrChange>
          </w:rPr>
          <w:fldChar w:fldCharType="begin"/>
        </w:r>
        <w:r w:rsidRPr="002850BA">
          <w:rPr>
            <w:rFonts w:ascii="Arial" w:hAnsi="Arial" w:cs="Arial"/>
            <w:color w:val="0070C0"/>
            <w:sz w:val="22"/>
            <w:szCs w:val="22"/>
            <w:rPrChange w:id="125" w:author="Vin Hoey" w:date="2026-05-17T16:52:00Z" w16du:dateUtc="2026-05-17T21:52:00Z">
              <w:rPr>
                <w:b/>
                <w:bCs/>
              </w:rPr>
            </w:rPrChange>
          </w:rPr>
          <w:instrText>HYPERLINK "https://hearthousedallas.org/volunteer-2/"</w:instrText>
        </w:r>
        <w:r w:rsidRPr="002850BA">
          <w:rPr>
            <w:rFonts w:ascii="Arial" w:hAnsi="Arial" w:cs="Arial"/>
            <w:color w:val="0070C0"/>
            <w:sz w:val="22"/>
            <w:szCs w:val="22"/>
            <w:rPrChange w:id="126" w:author="Vin Hoey" w:date="2026-05-17T16:52:00Z" w16du:dateUtc="2026-05-17T21:52:00Z">
              <w:rPr>
                <w:b/>
                <w:bCs/>
              </w:rPr>
            </w:rPrChange>
          </w:rPr>
        </w:r>
        <w:r w:rsidRPr="002850BA">
          <w:rPr>
            <w:rFonts w:ascii="Arial" w:hAnsi="Arial" w:cs="Arial"/>
            <w:color w:val="0070C0"/>
            <w:sz w:val="22"/>
            <w:szCs w:val="22"/>
            <w:rPrChange w:id="127" w:author="Vin Hoey" w:date="2026-05-17T16:52:00Z" w16du:dateUtc="2026-05-17T21:52:00Z">
              <w:rPr>
                <w:b/>
                <w:bCs/>
              </w:rPr>
            </w:rPrChange>
          </w:rPr>
          <w:fldChar w:fldCharType="separate"/>
        </w:r>
        <w:r w:rsidRPr="002850BA">
          <w:rPr>
            <w:rStyle w:val="Hyperlink"/>
            <w:rFonts w:ascii="Arial" w:hAnsi="Arial" w:cs="Arial"/>
            <w:color w:val="0070C0"/>
            <w:sz w:val="22"/>
            <w:szCs w:val="22"/>
            <w:rPrChange w:id="128" w:author="Vin Hoey" w:date="2026-05-17T16:52:00Z" w16du:dateUtc="2026-05-17T21:52:00Z">
              <w:rPr>
                <w:rStyle w:val="Hyperlink"/>
                <w:b/>
                <w:bCs/>
              </w:rPr>
            </w:rPrChange>
          </w:rPr>
          <w:t>Volunteer | Heart House Dallas</w:t>
        </w:r>
      </w:ins>
      <w:ins w:id="129" w:author="Vin Hoey" w:date="2026-05-17T15:24:00Z" w16du:dateUtc="2026-05-17T20:24:00Z">
        <w:r w:rsidRPr="002850BA">
          <w:rPr>
            <w:rFonts w:ascii="Arial" w:hAnsi="Arial" w:cs="Arial"/>
            <w:color w:val="0070C0"/>
            <w:sz w:val="22"/>
            <w:szCs w:val="22"/>
            <w:rPrChange w:id="130" w:author="Vin Hoey" w:date="2026-05-17T16:52:00Z" w16du:dateUtc="2026-05-17T21:52:00Z">
              <w:rPr>
                <w:b/>
                <w:bCs/>
              </w:rPr>
            </w:rPrChange>
          </w:rPr>
          <w:fldChar w:fldCharType="end"/>
        </w:r>
      </w:ins>
    </w:p>
    <w:p w14:paraId="7CA418F2" w14:textId="77777777" w:rsidR="00FC2DD2" w:rsidRPr="002850BA" w:rsidRDefault="00FC2DD2" w:rsidP="00C76132">
      <w:pPr>
        <w:rPr>
          <w:ins w:id="131" w:author="Vin Hoey" w:date="2026-05-17T15:24:00Z" w16du:dateUtc="2026-05-17T20:24:00Z"/>
          <w:rFonts w:ascii="Arial" w:hAnsi="Arial" w:cs="Arial"/>
          <w:sz w:val="22"/>
          <w:szCs w:val="22"/>
          <w:rPrChange w:id="132" w:author="Vin Hoey" w:date="2026-05-17T16:52:00Z" w16du:dateUtc="2026-05-17T21:52:00Z">
            <w:rPr>
              <w:ins w:id="133" w:author="Vin Hoey" w:date="2026-05-17T15:24:00Z" w16du:dateUtc="2026-05-17T20:24:00Z"/>
              <w:b/>
              <w:bCs/>
            </w:rPr>
          </w:rPrChange>
        </w:rPr>
      </w:pPr>
    </w:p>
    <w:p w14:paraId="1E19EE6B" w14:textId="7B0EAEFD" w:rsidR="00906871" w:rsidRPr="002850BA" w:rsidRDefault="00C76132">
      <w:pPr>
        <w:rPr>
          <w:ins w:id="134" w:author="Vin Hoey" w:date="2026-05-17T15:55:00Z" w16du:dateUtc="2026-05-17T20:55:00Z"/>
          <w:rFonts w:ascii="Arial" w:hAnsi="Arial" w:cs="Arial"/>
          <w:sz w:val="22"/>
          <w:szCs w:val="22"/>
          <w:rPrChange w:id="135" w:author="Vin Hoey" w:date="2026-05-17T16:52:00Z" w16du:dateUtc="2026-05-17T21:52:00Z">
            <w:rPr>
              <w:ins w:id="136" w:author="Vin Hoey" w:date="2026-05-17T15:55:00Z" w16du:dateUtc="2026-05-17T20:55:00Z"/>
              <w:b/>
              <w:bCs/>
            </w:rPr>
          </w:rPrChange>
        </w:rPr>
      </w:pPr>
      <w:ins w:id="137" w:author="Vin Hoey" w:date="2026-05-17T15:24:00Z" w16du:dateUtc="2026-05-17T20:24:00Z">
        <w:r w:rsidRPr="002850BA">
          <w:rPr>
            <w:rFonts w:ascii="Arial" w:hAnsi="Arial" w:cs="Arial"/>
            <w:sz w:val="22"/>
            <w:szCs w:val="22"/>
            <w:rPrChange w:id="138" w:author="Vin Hoey" w:date="2026-05-17T16:52:00Z" w16du:dateUtc="2026-05-17T21:52:00Z">
              <w:rPr>
                <w:b/>
                <w:bCs/>
              </w:rPr>
            </w:rPrChange>
          </w:rPr>
          <w:t xml:space="preserve">At the above link, </w:t>
        </w:r>
        <w:proofErr w:type="gramStart"/>
        <w:r w:rsidRPr="002850BA">
          <w:rPr>
            <w:rFonts w:ascii="Arial" w:hAnsi="Arial" w:cs="Arial"/>
            <w:sz w:val="22"/>
            <w:szCs w:val="22"/>
            <w:rPrChange w:id="139" w:author="Vin Hoey" w:date="2026-05-17T16:52:00Z" w16du:dateUtc="2026-05-17T21:52:00Z">
              <w:rPr>
                <w:b/>
                <w:bCs/>
              </w:rPr>
            </w:rPrChange>
          </w:rPr>
          <w:t>you’ll</w:t>
        </w:r>
        <w:proofErr w:type="gramEnd"/>
        <w:r w:rsidRPr="002850BA">
          <w:rPr>
            <w:rFonts w:ascii="Arial" w:hAnsi="Arial" w:cs="Arial"/>
            <w:sz w:val="22"/>
            <w:szCs w:val="22"/>
            <w:rPrChange w:id="140" w:author="Vin Hoey" w:date="2026-05-17T16:52:00Z" w16du:dateUtc="2026-05-17T21:52:00Z">
              <w:rPr>
                <w:b/>
                <w:bCs/>
              </w:rPr>
            </w:rPrChange>
          </w:rPr>
          <w:t xml:space="preserve"> see how </w:t>
        </w:r>
      </w:ins>
      <w:ins w:id="141" w:author="Vin Hoey" w:date="2026-05-17T15:25:00Z" w16du:dateUtc="2026-05-17T20:25:00Z">
        <w:r w:rsidRPr="002850BA">
          <w:rPr>
            <w:rFonts w:ascii="Arial" w:hAnsi="Arial" w:cs="Arial"/>
            <w:sz w:val="22"/>
            <w:szCs w:val="22"/>
            <w:rPrChange w:id="142" w:author="Vin Hoey" w:date="2026-05-17T16:52:00Z" w16du:dateUtc="2026-05-17T21:52:00Z">
              <w:rPr>
                <w:b/>
                <w:bCs/>
              </w:rPr>
            </w:rPrChange>
          </w:rPr>
          <w:t xml:space="preserve">tightly the </w:t>
        </w:r>
      </w:ins>
      <w:ins w:id="143" w:author="Vin Hoey" w:date="2026-05-17T15:29:00Z" w16du:dateUtc="2026-05-17T20:29:00Z">
        <w:r w:rsidR="002A2C7C" w:rsidRPr="002850BA">
          <w:rPr>
            <w:rFonts w:ascii="Arial" w:hAnsi="Arial" w:cs="Arial"/>
            <w:sz w:val="22"/>
            <w:szCs w:val="22"/>
            <w:rPrChange w:id="144" w:author="Vin Hoey" w:date="2026-05-17T16:52:00Z" w16du:dateUtc="2026-05-17T21:52:00Z">
              <w:rPr>
                <w:b/>
                <w:bCs/>
              </w:rPr>
            </w:rPrChange>
          </w:rPr>
          <w:t xml:space="preserve">Heart House </w:t>
        </w:r>
      </w:ins>
      <w:ins w:id="145" w:author="Vin Hoey" w:date="2026-05-17T15:25:00Z" w16du:dateUtc="2026-05-17T20:25:00Z">
        <w:r w:rsidRPr="002850BA">
          <w:rPr>
            <w:rFonts w:ascii="Arial" w:hAnsi="Arial" w:cs="Arial"/>
            <w:sz w:val="22"/>
            <w:szCs w:val="22"/>
            <w:rPrChange w:id="146" w:author="Vin Hoey" w:date="2026-05-17T16:52:00Z" w16du:dateUtc="2026-05-17T21:52:00Z">
              <w:rPr>
                <w:b/>
                <w:bCs/>
              </w:rPr>
            </w:rPrChange>
          </w:rPr>
          <w:t xml:space="preserve">volunteer ask in Dallas is, </w:t>
        </w:r>
        <w:proofErr w:type="gramStart"/>
        <w:r w:rsidRPr="002850BA">
          <w:rPr>
            <w:rFonts w:ascii="Arial" w:hAnsi="Arial" w:cs="Arial"/>
            <w:sz w:val="22"/>
            <w:szCs w:val="22"/>
            <w:rPrChange w:id="147" w:author="Vin Hoey" w:date="2026-05-17T16:52:00Z" w16du:dateUtc="2026-05-17T21:52:00Z">
              <w:rPr>
                <w:b/>
                <w:bCs/>
              </w:rPr>
            </w:rPrChange>
          </w:rPr>
          <w:t>in order to</w:t>
        </w:r>
        <w:proofErr w:type="gramEnd"/>
        <w:r w:rsidRPr="002850BA">
          <w:rPr>
            <w:rFonts w:ascii="Arial" w:hAnsi="Arial" w:cs="Arial"/>
            <w:sz w:val="22"/>
            <w:szCs w:val="22"/>
            <w:rPrChange w:id="148" w:author="Vin Hoey" w:date="2026-05-17T16:52:00Z" w16du:dateUtc="2026-05-17T21:52:00Z">
              <w:rPr>
                <w:b/>
                <w:bCs/>
              </w:rPr>
            </w:rPrChange>
          </w:rPr>
          <w:t xml:space="preserve"> </w:t>
        </w:r>
        <w:proofErr w:type="gramStart"/>
        <w:r w:rsidRPr="002850BA">
          <w:rPr>
            <w:rFonts w:ascii="Arial" w:hAnsi="Arial" w:cs="Arial"/>
            <w:sz w:val="22"/>
            <w:szCs w:val="22"/>
            <w:rPrChange w:id="149" w:author="Vin Hoey" w:date="2026-05-17T16:52:00Z" w16du:dateUtc="2026-05-17T21:52:00Z">
              <w:rPr>
                <w:b/>
                <w:bCs/>
              </w:rPr>
            </w:rPrChange>
          </w:rPr>
          <w:t>actually find</w:t>
        </w:r>
        <w:proofErr w:type="gramEnd"/>
        <w:r w:rsidRPr="002850BA">
          <w:rPr>
            <w:rFonts w:ascii="Arial" w:hAnsi="Arial" w:cs="Arial"/>
            <w:sz w:val="22"/>
            <w:szCs w:val="22"/>
            <w:rPrChange w:id="150" w:author="Vin Hoey" w:date="2026-05-17T16:52:00Z" w16du:dateUtc="2026-05-17T21:52:00Z">
              <w:rPr>
                <w:b/>
                <w:bCs/>
              </w:rPr>
            </w:rPrChange>
          </w:rPr>
          <w:t xml:space="preserve"> volunteers who can be effectively engaged. Until we can be </w:t>
        </w:r>
        <w:proofErr w:type="gramStart"/>
        <w:r w:rsidRPr="002850BA">
          <w:rPr>
            <w:rFonts w:ascii="Arial" w:hAnsi="Arial" w:cs="Arial"/>
            <w:sz w:val="22"/>
            <w:szCs w:val="22"/>
            <w:rPrChange w:id="151" w:author="Vin Hoey" w:date="2026-05-17T16:52:00Z" w16du:dateUtc="2026-05-17T21:52:00Z">
              <w:rPr>
                <w:b/>
                <w:bCs/>
              </w:rPr>
            </w:rPrChange>
          </w:rPr>
          <w:t xml:space="preserve">this </w:t>
        </w:r>
      </w:ins>
      <w:ins w:id="152" w:author="Vin Hoey" w:date="2026-05-17T15:26:00Z" w16du:dateUtc="2026-05-17T20:26:00Z">
        <w:r w:rsidRPr="002850BA">
          <w:rPr>
            <w:rFonts w:ascii="Arial" w:hAnsi="Arial" w:cs="Arial"/>
            <w:sz w:val="22"/>
            <w:szCs w:val="22"/>
            <w:rPrChange w:id="153" w:author="Vin Hoey" w:date="2026-05-17T16:52:00Z" w16du:dateUtc="2026-05-17T21:52:00Z">
              <w:rPr>
                <w:b/>
                <w:bCs/>
              </w:rPr>
            </w:rPrChange>
          </w:rPr>
          <w:t>specific</w:t>
        </w:r>
        <w:proofErr w:type="gramEnd"/>
        <w:r w:rsidRPr="002850BA">
          <w:rPr>
            <w:rFonts w:ascii="Arial" w:hAnsi="Arial" w:cs="Arial"/>
            <w:sz w:val="22"/>
            <w:szCs w:val="22"/>
            <w:rPrChange w:id="154" w:author="Vin Hoey" w:date="2026-05-17T16:52:00Z" w16du:dateUtc="2026-05-17T21:52:00Z">
              <w:rPr>
                <w:b/>
                <w:bCs/>
              </w:rPr>
            </w:rPrChange>
          </w:rPr>
          <w:t xml:space="preserve"> in each case</w:t>
        </w:r>
      </w:ins>
      <w:ins w:id="155" w:author="Vin Hoey" w:date="2026-05-17T15:25:00Z" w16du:dateUtc="2026-05-17T20:25:00Z">
        <w:r w:rsidRPr="002850BA">
          <w:rPr>
            <w:rFonts w:ascii="Arial" w:hAnsi="Arial" w:cs="Arial"/>
            <w:sz w:val="22"/>
            <w:szCs w:val="22"/>
            <w:rPrChange w:id="156" w:author="Vin Hoey" w:date="2026-05-17T16:52:00Z" w16du:dateUtc="2026-05-17T21:52:00Z">
              <w:rPr>
                <w:b/>
                <w:bCs/>
              </w:rPr>
            </w:rPrChange>
          </w:rPr>
          <w:t xml:space="preserve">, we should not be </w:t>
        </w:r>
      </w:ins>
      <w:ins w:id="157" w:author="Vin Hoey" w:date="2026-05-17T15:26:00Z" w16du:dateUtc="2026-05-17T20:26:00Z">
        <w:r w:rsidRPr="002850BA">
          <w:rPr>
            <w:rFonts w:ascii="Arial" w:hAnsi="Arial" w:cs="Arial"/>
            <w:sz w:val="22"/>
            <w:szCs w:val="22"/>
            <w:rPrChange w:id="158" w:author="Vin Hoey" w:date="2026-05-17T16:52:00Z" w16du:dateUtc="2026-05-17T21:52:00Z">
              <w:rPr>
                <w:b/>
                <w:bCs/>
              </w:rPr>
            </w:rPrChange>
          </w:rPr>
          <w:t xml:space="preserve">seeking </w:t>
        </w:r>
      </w:ins>
      <w:ins w:id="159" w:author="Vin Hoey" w:date="2026-05-17T16:19:00Z" w16du:dateUtc="2026-05-17T21:19:00Z">
        <w:r w:rsidR="00F66024" w:rsidRPr="002850BA">
          <w:rPr>
            <w:rFonts w:ascii="Arial" w:hAnsi="Arial" w:cs="Arial"/>
            <w:sz w:val="22"/>
            <w:szCs w:val="22"/>
            <w:rPrChange w:id="160" w:author="Vin Hoey" w:date="2026-05-17T16:52:00Z" w16du:dateUtc="2026-05-17T21:52:00Z">
              <w:rPr>
                <w:b/>
                <w:bCs/>
              </w:rPr>
            </w:rPrChange>
          </w:rPr>
          <w:t xml:space="preserve">online </w:t>
        </w:r>
      </w:ins>
      <w:ins w:id="161" w:author="Vin Hoey" w:date="2026-05-17T15:26:00Z" w16du:dateUtc="2026-05-17T20:26:00Z">
        <w:r w:rsidRPr="002850BA">
          <w:rPr>
            <w:rFonts w:ascii="Arial" w:hAnsi="Arial" w:cs="Arial"/>
            <w:sz w:val="22"/>
            <w:szCs w:val="22"/>
            <w:rPrChange w:id="162" w:author="Vin Hoey" w:date="2026-05-17T16:52:00Z" w16du:dateUtc="2026-05-17T21:52:00Z">
              <w:rPr>
                <w:b/>
                <w:bCs/>
              </w:rPr>
            </w:rPrChange>
          </w:rPr>
          <w:t>volunteers, sponsors</w:t>
        </w:r>
      </w:ins>
      <w:ins w:id="163" w:author="Vin Hoey" w:date="2026-05-17T15:25:00Z" w16du:dateUtc="2026-05-17T20:25:00Z">
        <w:r w:rsidRPr="002850BA">
          <w:rPr>
            <w:rFonts w:ascii="Arial" w:hAnsi="Arial" w:cs="Arial"/>
            <w:sz w:val="22"/>
            <w:szCs w:val="22"/>
            <w:rPrChange w:id="164" w:author="Vin Hoey" w:date="2026-05-17T16:52:00Z" w16du:dateUtc="2026-05-17T21:52:00Z">
              <w:rPr>
                <w:b/>
                <w:bCs/>
              </w:rPr>
            </w:rPrChange>
          </w:rPr>
          <w:t xml:space="preserve">, </w:t>
        </w:r>
      </w:ins>
      <w:ins w:id="165" w:author="Vin Hoey" w:date="2026-05-17T15:55:00Z" w16du:dateUtc="2026-05-17T20:55:00Z">
        <w:r w:rsidR="00860E15" w:rsidRPr="002850BA">
          <w:rPr>
            <w:rFonts w:ascii="Arial" w:hAnsi="Arial" w:cs="Arial"/>
            <w:sz w:val="22"/>
            <w:szCs w:val="22"/>
            <w:rPrChange w:id="166" w:author="Vin Hoey" w:date="2026-05-17T16:52:00Z" w16du:dateUtc="2026-05-17T21:52:00Z">
              <w:rPr>
                <w:b/>
                <w:bCs/>
              </w:rPr>
            </w:rPrChange>
          </w:rPr>
          <w:t>partners, or employment opportunities</w:t>
        </w:r>
      </w:ins>
      <w:proofErr w:type="gramStart"/>
      <w:ins w:id="167" w:author="Vin Hoey" w:date="2026-05-17T15:26:00Z" w16du:dateUtc="2026-05-17T20:26:00Z">
        <w:r w:rsidRPr="002850BA">
          <w:rPr>
            <w:rFonts w:ascii="Arial" w:hAnsi="Arial" w:cs="Arial"/>
            <w:sz w:val="22"/>
            <w:szCs w:val="22"/>
            <w:rPrChange w:id="168" w:author="Vin Hoey" w:date="2026-05-17T16:52:00Z" w16du:dateUtc="2026-05-17T21:52:00Z">
              <w:rPr>
                <w:b/>
                <w:bCs/>
              </w:rPr>
            </w:rPrChange>
          </w:rPr>
          <w:t xml:space="preserve">. </w:t>
        </w:r>
        <w:r w:rsidR="002C45A3" w:rsidRPr="002850BA">
          <w:rPr>
            <w:rFonts w:ascii="Arial" w:hAnsi="Arial" w:cs="Arial"/>
            <w:sz w:val="22"/>
            <w:szCs w:val="22"/>
            <w:rPrChange w:id="169" w:author="Vin Hoey" w:date="2026-05-17T16:52:00Z" w16du:dateUtc="2026-05-17T21:52:00Z">
              <w:rPr>
                <w:b/>
                <w:bCs/>
              </w:rPr>
            </w:rPrChange>
          </w:rPr>
          <w:t xml:space="preserve"> </w:t>
        </w:r>
        <w:proofErr w:type="gramEnd"/>
        <w:r w:rsidR="002C45A3" w:rsidRPr="002850BA">
          <w:rPr>
            <w:rFonts w:ascii="Arial" w:hAnsi="Arial" w:cs="Arial"/>
            <w:sz w:val="22"/>
            <w:szCs w:val="22"/>
            <w:rPrChange w:id="170" w:author="Vin Hoey" w:date="2026-05-17T16:52:00Z" w16du:dateUtc="2026-05-17T21:52:00Z">
              <w:rPr>
                <w:b/>
                <w:bCs/>
              </w:rPr>
            </w:rPrChange>
          </w:rPr>
          <w:t xml:space="preserve">And we should not be offering </w:t>
        </w:r>
      </w:ins>
      <w:ins w:id="171" w:author="Vin Hoey" w:date="2026-05-17T15:27:00Z" w16du:dateUtc="2026-05-17T20:27:00Z">
        <w:r w:rsidR="002C45A3" w:rsidRPr="002850BA">
          <w:rPr>
            <w:rFonts w:ascii="Arial" w:hAnsi="Arial" w:cs="Arial"/>
            <w:sz w:val="22"/>
            <w:szCs w:val="22"/>
            <w:rPrChange w:id="172" w:author="Vin Hoey" w:date="2026-05-17T16:52:00Z" w16du:dateUtc="2026-05-17T21:52:00Z">
              <w:rPr>
                <w:b/>
                <w:bCs/>
              </w:rPr>
            </w:rPrChange>
          </w:rPr>
          <w:t>wide-open scholarships or training</w:t>
        </w:r>
        <w:r w:rsidR="00B70F31" w:rsidRPr="002850BA">
          <w:rPr>
            <w:rFonts w:ascii="Arial" w:hAnsi="Arial" w:cs="Arial"/>
            <w:sz w:val="22"/>
            <w:szCs w:val="22"/>
            <w:rPrChange w:id="173" w:author="Vin Hoey" w:date="2026-05-17T16:52:00Z" w16du:dateUtc="2026-05-17T21:52:00Z">
              <w:rPr>
                <w:b/>
                <w:bCs/>
              </w:rPr>
            </w:rPrChange>
          </w:rPr>
          <w:t xml:space="preserve">. </w:t>
        </w:r>
      </w:ins>
    </w:p>
    <w:p w14:paraId="45EBEF83" w14:textId="77777777" w:rsidR="00906871" w:rsidRPr="002850BA" w:rsidRDefault="00906871">
      <w:pPr>
        <w:rPr>
          <w:ins w:id="174" w:author="Vin Hoey" w:date="2026-05-17T15:55:00Z" w16du:dateUtc="2026-05-17T20:55:00Z"/>
          <w:rFonts w:ascii="Arial" w:hAnsi="Arial" w:cs="Arial"/>
          <w:sz w:val="22"/>
          <w:szCs w:val="22"/>
          <w:rPrChange w:id="175" w:author="Vin Hoey" w:date="2026-05-17T16:52:00Z" w16du:dateUtc="2026-05-17T21:52:00Z">
            <w:rPr>
              <w:ins w:id="176" w:author="Vin Hoey" w:date="2026-05-17T15:55:00Z" w16du:dateUtc="2026-05-17T20:55:00Z"/>
              <w:b/>
              <w:bCs/>
            </w:rPr>
          </w:rPrChange>
        </w:rPr>
      </w:pPr>
    </w:p>
    <w:p w14:paraId="1C077991" w14:textId="2E8A8CA6" w:rsidR="00B70F31" w:rsidRPr="00792CC8" w:rsidRDefault="00CD1CC8">
      <w:pPr>
        <w:rPr>
          <w:ins w:id="177" w:author="Vin Hoey" w:date="2026-05-17T16:20:00Z" w16du:dateUtc="2026-05-17T21:20:00Z"/>
          <w:rFonts w:ascii="Arial" w:hAnsi="Arial" w:cs="Arial"/>
          <w:b/>
          <w:bCs/>
          <w:sz w:val="22"/>
          <w:szCs w:val="22"/>
          <w:rPrChange w:id="178" w:author="Vin Hoey" w:date="2026-05-17T17:00:00Z" w16du:dateUtc="2026-05-17T22:00:00Z">
            <w:rPr>
              <w:ins w:id="179" w:author="Vin Hoey" w:date="2026-05-17T16:20:00Z" w16du:dateUtc="2026-05-17T21:20:00Z"/>
              <w:b/>
              <w:bCs/>
            </w:rPr>
          </w:rPrChange>
        </w:rPr>
      </w:pPr>
      <w:ins w:id="180" w:author="Vin Hoey" w:date="2026-05-17T15:29:00Z" w16du:dateUtc="2026-05-17T20:29:00Z">
        <w:r w:rsidRPr="002850BA">
          <w:rPr>
            <w:rFonts w:ascii="Arial" w:hAnsi="Arial" w:cs="Arial"/>
            <w:sz w:val="22"/>
            <w:szCs w:val="22"/>
            <w:rPrChange w:id="181" w:author="Vin Hoey" w:date="2026-05-17T16:52:00Z" w16du:dateUtc="2026-05-17T21:52:00Z">
              <w:rPr>
                <w:b/>
                <w:bCs/>
              </w:rPr>
            </w:rPrChange>
          </w:rPr>
          <w:t xml:space="preserve">We need to </w:t>
        </w:r>
      </w:ins>
      <w:ins w:id="182" w:author="Vin Hoey" w:date="2026-05-17T15:30:00Z" w16du:dateUtc="2026-05-17T20:30:00Z">
        <w:r w:rsidR="00472035" w:rsidRPr="002850BA">
          <w:rPr>
            <w:rFonts w:ascii="Arial" w:hAnsi="Arial" w:cs="Arial"/>
            <w:sz w:val="22"/>
            <w:szCs w:val="22"/>
            <w:rPrChange w:id="183" w:author="Vin Hoey" w:date="2026-05-17T16:52:00Z" w16du:dateUtc="2026-05-17T21:52:00Z">
              <w:rPr>
                <w:b/>
                <w:bCs/>
              </w:rPr>
            </w:rPrChange>
          </w:rPr>
          <w:t>prioritize</w:t>
        </w:r>
      </w:ins>
      <w:ins w:id="184" w:author="Vin Hoey" w:date="2026-05-17T15:29:00Z" w16du:dateUtc="2026-05-17T20:29:00Z">
        <w:r w:rsidRPr="002850BA">
          <w:rPr>
            <w:rFonts w:ascii="Arial" w:hAnsi="Arial" w:cs="Arial"/>
            <w:sz w:val="22"/>
            <w:szCs w:val="22"/>
            <w:rPrChange w:id="185" w:author="Vin Hoey" w:date="2026-05-17T16:52:00Z" w16du:dateUtc="2026-05-17T21:52:00Z">
              <w:rPr>
                <w:b/>
                <w:bCs/>
              </w:rPr>
            </w:rPrChange>
          </w:rPr>
          <w:t xml:space="preserve"> the order </w:t>
        </w:r>
      </w:ins>
      <w:ins w:id="186" w:author="Vin Hoey" w:date="2026-05-17T15:32:00Z" w16du:dateUtc="2026-05-17T20:32:00Z">
        <w:r w:rsidR="00F341F3" w:rsidRPr="002850BA">
          <w:rPr>
            <w:rFonts w:ascii="Arial" w:hAnsi="Arial" w:cs="Arial"/>
            <w:sz w:val="22"/>
            <w:szCs w:val="22"/>
            <w:rPrChange w:id="187" w:author="Vin Hoey" w:date="2026-05-17T16:52:00Z" w16du:dateUtc="2026-05-17T21:52:00Z">
              <w:rPr>
                <w:b/>
                <w:bCs/>
              </w:rPr>
            </w:rPrChange>
          </w:rPr>
          <w:t xml:space="preserve">in which to develop these links and be realistic </w:t>
        </w:r>
      </w:ins>
      <w:ins w:id="188" w:author="Vin Hoey" w:date="2026-05-17T16:14:00Z" w16du:dateUtc="2026-05-17T21:14:00Z">
        <w:r w:rsidR="00C33CC8" w:rsidRPr="002850BA">
          <w:rPr>
            <w:rFonts w:ascii="Arial" w:hAnsi="Arial" w:cs="Arial"/>
            <w:sz w:val="22"/>
            <w:szCs w:val="22"/>
            <w:rPrChange w:id="189" w:author="Vin Hoey" w:date="2026-05-17T16:52:00Z" w16du:dateUtc="2026-05-17T21:52:00Z">
              <w:rPr>
                <w:b/>
                <w:bCs/>
              </w:rPr>
            </w:rPrChange>
          </w:rPr>
          <w:t>about</w:t>
        </w:r>
      </w:ins>
      <w:ins w:id="190" w:author="Vin Hoey" w:date="2026-05-17T15:32:00Z" w16du:dateUtc="2026-05-17T20:32:00Z">
        <w:r w:rsidR="00F341F3" w:rsidRPr="002850BA">
          <w:rPr>
            <w:rFonts w:ascii="Arial" w:hAnsi="Arial" w:cs="Arial"/>
            <w:sz w:val="22"/>
            <w:szCs w:val="22"/>
            <w:rPrChange w:id="191" w:author="Vin Hoey" w:date="2026-05-17T16:52:00Z" w16du:dateUtc="2026-05-17T21:52:00Z">
              <w:rPr>
                <w:b/>
                <w:bCs/>
              </w:rPr>
            </w:rPrChange>
          </w:rPr>
          <w:t xml:space="preserve"> how </w:t>
        </w:r>
        <w:proofErr w:type="gramStart"/>
        <w:r w:rsidR="00F341F3" w:rsidRPr="002850BA">
          <w:rPr>
            <w:rFonts w:ascii="Arial" w:hAnsi="Arial" w:cs="Arial"/>
            <w:sz w:val="22"/>
            <w:szCs w:val="22"/>
            <w:rPrChange w:id="192" w:author="Vin Hoey" w:date="2026-05-17T16:52:00Z" w16du:dateUtc="2026-05-17T21:52:00Z">
              <w:rPr>
                <w:b/>
                <w:bCs/>
              </w:rPr>
            </w:rPrChange>
          </w:rPr>
          <w:t>much</w:t>
        </w:r>
        <w:proofErr w:type="gramEnd"/>
        <w:r w:rsidR="00F341F3" w:rsidRPr="002850BA">
          <w:rPr>
            <w:rFonts w:ascii="Arial" w:hAnsi="Arial" w:cs="Arial"/>
            <w:sz w:val="22"/>
            <w:szCs w:val="22"/>
            <w:rPrChange w:id="193" w:author="Vin Hoey" w:date="2026-05-17T16:52:00Z" w16du:dateUtc="2026-05-17T21:52:00Z">
              <w:rPr>
                <w:b/>
                <w:bCs/>
              </w:rPr>
            </w:rPrChange>
          </w:rPr>
          <w:t xml:space="preserve"> time it will take,</w:t>
        </w:r>
      </w:ins>
      <w:ins w:id="194" w:author="Vin Hoey" w:date="2026-05-17T15:30:00Z" w16du:dateUtc="2026-05-17T20:30:00Z">
        <w:r w:rsidRPr="002850BA">
          <w:rPr>
            <w:rFonts w:ascii="Arial" w:hAnsi="Arial" w:cs="Arial"/>
            <w:sz w:val="22"/>
            <w:szCs w:val="22"/>
            <w:rPrChange w:id="195" w:author="Vin Hoey" w:date="2026-05-17T16:52:00Z" w16du:dateUtc="2026-05-17T21:52:00Z">
              <w:rPr>
                <w:b/>
                <w:bCs/>
              </w:rPr>
            </w:rPrChange>
          </w:rPr>
          <w:t xml:space="preserve"> </w:t>
        </w:r>
        <w:r w:rsidRPr="00792CC8">
          <w:rPr>
            <w:rFonts w:ascii="Arial" w:hAnsi="Arial" w:cs="Arial"/>
            <w:b/>
            <w:bCs/>
            <w:sz w:val="22"/>
            <w:szCs w:val="22"/>
            <w:rPrChange w:id="196" w:author="Vin Hoey" w:date="2026-05-17T17:00:00Z" w16du:dateUtc="2026-05-17T22:00:00Z">
              <w:rPr>
                <w:b/>
                <w:bCs/>
              </w:rPr>
            </w:rPrChange>
          </w:rPr>
          <w:t xml:space="preserve">on top of </w:t>
        </w:r>
      </w:ins>
      <w:ins w:id="197" w:author="Vin Hoey" w:date="2026-05-17T15:32:00Z" w16du:dateUtc="2026-05-17T20:32:00Z">
        <w:r w:rsidR="00F341F3" w:rsidRPr="00792CC8">
          <w:rPr>
            <w:rFonts w:ascii="Arial" w:hAnsi="Arial" w:cs="Arial"/>
            <w:b/>
            <w:bCs/>
            <w:sz w:val="22"/>
            <w:szCs w:val="22"/>
            <w:rPrChange w:id="198" w:author="Vin Hoey" w:date="2026-05-17T17:00:00Z" w16du:dateUtc="2026-05-17T22:00:00Z">
              <w:rPr>
                <w:b/>
                <w:bCs/>
              </w:rPr>
            </w:rPrChange>
          </w:rPr>
          <w:t xml:space="preserve">the </w:t>
        </w:r>
      </w:ins>
      <w:ins w:id="199" w:author="Vin Hoey" w:date="2026-05-17T15:30:00Z" w16du:dateUtc="2026-05-17T20:30:00Z">
        <w:r w:rsidRPr="00792CC8">
          <w:rPr>
            <w:rFonts w:ascii="Arial" w:hAnsi="Arial" w:cs="Arial"/>
            <w:b/>
            <w:bCs/>
            <w:sz w:val="22"/>
            <w:szCs w:val="22"/>
            <w:rPrChange w:id="200" w:author="Vin Hoey" w:date="2026-05-17T17:00:00Z" w16du:dateUtc="2026-05-17T22:00:00Z">
              <w:rPr>
                <w:b/>
                <w:bCs/>
              </w:rPr>
            </w:rPrChange>
          </w:rPr>
          <w:t xml:space="preserve">base operations </w:t>
        </w:r>
        <w:proofErr w:type="gramStart"/>
        <w:r w:rsidRPr="00792CC8">
          <w:rPr>
            <w:rFonts w:ascii="Arial" w:hAnsi="Arial" w:cs="Arial"/>
            <w:b/>
            <w:bCs/>
            <w:sz w:val="22"/>
            <w:szCs w:val="22"/>
            <w:rPrChange w:id="201" w:author="Vin Hoey" w:date="2026-05-17T17:00:00Z" w16du:dateUtc="2026-05-17T22:00:00Z">
              <w:rPr>
                <w:b/>
                <w:bCs/>
              </w:rPr>
            </w:rPrChange>
          </w:rPr>
          <w:t>we’re</w:t>
        </w:r>
        <w:proofErr w:type="gramEnd"/>
        <w:r w:rsidRPr="00792CC8">
          <w:rPr>
            <w:rFonts w:ascii="Arial" w:hAnsi="Arial" w:cs="Arial"/>
            <w:b/>
            <w:bCs/>
            <w:sz w:val="22"/>
            <w:szCs w:val="22"/>
            <w:rPrChange w:id="202" w:author="Vin Hoey" w:date="2026-05-17T17:00:00Z" w16du:dateUtc="2026-05-17T22:00:00Z">
              <w:rPr>
                <w:b/>
                <w:bCs/>
              </w:rPr>
            </w:rPrChange>
          </w:rPr>
          <w:t xml:space="preserve"> already committing to with </w:t>
        </w:r>
        <w:proofErr w:type="spellStart"/>
        <w:r w:rsidRPr="00792CC8">
          <w:rPr>
            <w:rFonts w:ascii="Arial" w:hAnsi="Arial" w:cs="Arial"/>
            <w:b/>
            <w:bCs/>
            <w:sz w:val="22"/>
            <w:szCs w:val="22"/>
            <w:rPrChange w:id="203" w:author="Vin Hoey" w:date="2026-05-17T17:00:00Z" w16du:dateUtc="2026-05-17T22:00:00Z">
              <w:rPr>
                <w:b/>
                <w:bCs/>
              </w:rPr>
            </w:rPrChange>
          </w:rPr>
          <w:t>Minema</w:t>
        </w:r>
        <w:proofErr w:type="spellEnd"/>
        <w:r w:rsidRPr="00792CC8">
          <w:rPr>
            <w:rFonts w:ascii="Arial" w:hAnsi="Arial" w:cs="Arial"/>
            <w:b/>
            <w:bCs/>
            <w:sz w:val="22"/>
            <w:szCs w:val="22"/>
            <w:rPrChange w:id="204" w:author="Vin Hoey" w:date="2026-05-17T17:00:00Z" w16du:dateUtc="2026-05-17T22:00:00Z">
              <w:rPr>
                <w:b/>
                <w:bCs/>
              </w:rPr>
            </w:rPrChange>
          </w:rPr>
          <w:t>.</w:t>
        </w:r>
      </w:ins>
    </w:p>
    <w:p w14:paraId="252155A3" w14:textId="77777777" w:rsidR="003D793B" w:rsidRPr="002850BA" w:rsidRDefault="003D793B">
      <w:pPr>
        <w:rPr>
          <w:ins w:id="205" w:author="Vin Hoey" w:date="2026-05-17T15:27:00Z" w16du:dateUtc="2026-05-17T20:27:00Z"/>
          <w:rFonts w:ascii="Arial" w:hAnsi="Arial" w:cs="Arial"/>
          <w:sz w:val="22"/>
          <w:szCs w:val="22"/>
          <w:rPrChange w:id="206" w:author="Vin Hoey" w:date="2026-05-17T16:52:00Z" w16du:dateUtc="2026-05-17T21:52:00Z">
            <w:rPr>
              <w:ins w:id="207" w:author="Vin Hoey" w:date="2026-05-17T15:27:00Z" w16du:dateUtc="2026-05-17T20:27:00Z"/>
              <w:b/>
              <w:bCs/>
            </w:rPr>
          </w:rPrChange>
        </w:rPr>
      </w:pPr>
    </w:p>
    <w:p w14:paraId="6EB34307" w14:textId="2849A533" w:rsidR="00797141" w:rsidRPr="00E905A5" w:rsidRDefault="00B70F31">
      <w:pPr>
        <w:rPr>
          <w:ins w:id="208" w:author="Vin Hoey" w:date="2026-05-17T15:26:00Z" w16du:dateUtc="2026-05-17T20:26:00Z"/>
          <w:rFonts w:ascii="Arial" w:hAnsi="Arial" w:cs="Arial"/>
          <w:b/>
          <w:bCs/>
          <w:sz w:val="22"/>
          <w:szCs w:val="22"/>
          <w:rPrChange w:id="209" w:author="Vin Hoey" w:date="2026-05-17T17:00:00Z" w16du:dateUtc="2026-05-17T22:00:00Z">
            <w:rPr>
              <w:ins w:id="210" w:author="Vin Hoey" w:date="2026-05-17T15:26:00Z" w16du:dateUtc="2026-05-17T20:26:00Z"/>
              <w:b/>
              <w:bCs/>
            </w:rPr>
          </w:rPrChange>
        </w:rPr>
      </w:pPr>
      <w:ins w:id="211" w:author="Vin Hoey" w:date="2026-05-17T15:27:00Z" w16du:dateUtc="2026-05-17T20:27:00Z">
        <w:r w:rsidRPr="00E905A5">
          <w:rPr>
            <w:rFonts w:ascii="Arial" w:hAnsi="Arial" w:cs="Arial"/>
            <w:b/>
            <w:bCs/>
            <w:sz w:val="22"/>
            <w:szCs w:val="22"/>
            <w:rPrChange w:id="212" w:author="Vin Hoey" w:date="2026-05-17T17:00:00Z" w16du:dateUtc="2026-05-17T22:00:00Z">
              <w:rPr>
                <w:b/>
                <w:bCs/>
              </w:rPr>
            </w:rPrChange>
          </w:rPr>
          <w:t xml:space="preserve">We should only have </w:t>
        </w:r>
      </w:ins>
      <w:ins w:id="213" w:author="Vin Hoey" w:date="2026-05-17T16:20:00Z" w16du:dateUtc="2026-05-17T21:20:00Z">
        <w:r w:rsidR="00FE25E5" w:rsidRPr="00E905A5">
          <w:rPr>
            <w:rFonts w:ascii="Arial" w:hAnsi="Arial" w:cs="Arial"/>
            <w:b/>
            <w:bCs/>
            <w:sz w:val="22"/>
            <w:szCs w:val="22"/>
            <w:rPrChange w:id="214" w:author="Vin Hoey" w:date="2026-05-17T17:00:00Z" w16du:dateUtc="2026-05-17T22:00:00Z">
              <w:rPr>
                <w:b/>
                <w:bCs/>
              </w:rPr>
            </w:rPrChange>
          </w:rPr>
          <w:t>one</w:t>
        </w:r>
      </w:ins>
      <w:ins w:id="215" w:author="Vin Hoey" w:date="2026-05-17T15:27:00Z" w16du:dateUtc="2026-05-17T20:27:00Z">
        <w:r w:rsidRPr="00E905A5">
          <w:rPr>
            <w:rFonts w:ascii="Arial" w:hAnsi="Arial" w:cs="Arial"/>
            <w:b/>
            <w:bCs/>
            <w:sz w:val="22"/>
            <w:szCs w:val="22"/>
            <w:rPrChange w:id="216" w:author="Vin Hoey" w:date="2026-05-17T17:00:00Z" w16du:dateUtc="2026-05-17T22:00:00Z">
              <w:rPr>
                <w:b/>
                <w:bCs/>
              </w:rPr>
            </w:rPrChange>
          </w:rPr>
          <w:t xml:space="preserve"> </w:t>
        </w:r>
      </w:ins>
      <w:ins w:id="217" w:author="Vin Hoey" w:date="2026-05-17T15:33:00Z" w16du:dateUtc="2026-05-17T20:33:00Z">
        <w:r w:rsidR="005A0D10" w:rsidRPr="00E905A5">
          <w:rPr>
            <w:rFonts w:ascii="Arial" w:hAnsi="Arial" w:cs="Arial"/>
            <w:b/>
            <w:bCs/>
            <w:sz w:val="22"/>
            <w:szCs w:val="22"/>
            <w:rPrChange w:id="218" w:author="Vin Hoey" w:date="2026-05-17T17:00:00Z" w16du:dateUtc="2026-05-17T22:00:00Z">
              <w:rPr>
                <w:b/>
                <w:bCs/>
              </w:rPr>
            </w:rPrChange>
          </w:rPr>
          <w:t xml:space="preserve">BUTTON </w:t>
        </w:r>
      </w:ins>
      <w:ins w:id="219" w:author="Vin Hoey" w:date="2026-05-17T15:27:00Z" w16du:dateUtc="2026-05-17T20:27:00Z">
        <w:r w:rsidRPr="00E905A5">
          <w:rPr>
            <w:rFonts w:ascii="Arial" w:hAnsi="Arial" w:cs="Arial"/>
            <w:b/>
            <w:bCs/>
            <w:sz w:val="22"/>
            <w:szCs w:val="22"/>
            <w:rPrChange w:id="220" w:author="Vin Hoey" w:date="2026-05-17T17:00:00Z" w16du:dateUtc="2026-05-17T22:00:00Z">
              <w:rPr>
                <w:b/>
                <w:bCs/>
              </w:rPr>
            </w:rPrChange>
          </w:rPr>
          <w:t xml:space="preserve">for donors until we can add specifics and can </w:t>
        </w:r>
      </w:ins>
      <w:ins w:id="221" w:author="Vin Hoey" w:date="2026-05-17T15:28:00Z" w16du:dateUtc="2026-05-17T20:28:00Z">
        <w:r w:rsidRPr="00E905A5">
          <w:rPr>
            <w:rFonts w:ascii="Arial" w:hAnsi="Arial" w:cs="Arial"/>
            <w:b/>
            <w:bCs/>
            <w:sz w:val="22"/>
            <w:szCs w:val="22"/>
            <w:rPrChange w:id="222" w:author="Vin Hoey" w:date="2026-05-17T17:00:00Z" w16du:dateUtc="2026-05-17T22:00:00Z">
              <w:rPr>
                <w:b/>
                <w:bCs/>
              </w:rPr>
            </w:rPrChange>
          </w:rPr>
          <w:t xml:space="preserve">prioritize the order of </w:t>
        </w:r>
      </w:ins>
      <w:ins w:id="223" w:author="Vin Hoey" w:date="2026-05-17T15:33:00Z" w16du:dateUtc="2026-05-17T20:33:00Z">
        <w:r w:rsidR="00C1567C" w:rsidRPr="00E905A5">
          <w:rPr>
            <w:rFonts w:ascii="Arial" w:hAnsi="Arial" w:cs="Arial"/>
            <w:b/>
            <w:bCs/>
            <w:sz w:val="22"/>
            <w:szCs w:val="22"/>
            <w:rPrChange w:id="224" w:author="Vin Hoey" w:date="2026-05-17T17:00:00Z" w16du:dateUtc="2026-05-17T22:00:00Z">
              <w:rPr>
                <w:b/>
                <w:bCs/>
              </w:rPr>
            </w:rPrChange>
          </w:rPr>
          <w:t xml:space="preserve">the above other </w:t>
        </w:r>
      </w:ins>
      <w:ins w:id="225" w:author="Vin Hoey" w:date="2026-05-17T16:13:00Z" w16du:dateUtc="2026-05-17T21:13:00Z">
        <w:r w:rsidR="00C33CC8" w:rsidRPr="00E905A5">
          <w:rPr>
            <w:rFonts w:ascii="Arial" w:hAnsi="Arial" w:cs="Arial"/>
            <w:b/>
            <w:bCs/>
            <w:sz w:val="22"/>
            <w:szCs w:val="22"/>
            <w:rPrChange w:id="226" w:author="Vin Hoey" w:date="2026-05-17T17:00:00Z" w16du:dateUtc="2026-05-17T22:00:00Z">
              <w:rPr>
                <w:b/>
                <w:bCs/>
              </w:rPr>
            </w:rPrChange>
          </w:rPr>
          <w:t>opportunities</w:t>
        </w:r>
      </w:ins>
      <w:proofErr w:type="gramStart"/>
      <w:ins w:id="227" w:author="Vin Hoey" w:date="2026-05-17T15:28:00Z" w16du:dateUtc="2026-05-17T20:28:00Z">
        <w:r w:rsidRPr="00E905A5">
          <w:rPr>
            <w:rFonts w:ascii="Arial" w:hAnsi="Arial" w:cs="Arial"/>
            <w:b/>
            <w:bCs/>
            <w:sz w:val="22"/>
            <w:szCs w:val="22"/>
            <w:rPrChange w:id="228" w:author="Vin Hoey" w:date="2026-05-17T17:00:00Z" w16du:dateUtc="2026-05-17T22:00:00Z">
              <w:rPr>
                <w:b/>
                <w:bCs/>
              </w:rPr>
            </w:rPrChange>
          </w:rPr>
          <w:t xml:space="preserve">. </w:t>
        </w:r>
      </w:ins>
      <w:ins w:id="229" w:author="Vin Hoey" w:date="2026-05-17T15:27:00Z" w16du:dateUtc="2026-05-17T20:27:00Z">
        <w:r w:rsidRPr="00E905A5">
          <w:rPr>
            <w:rFonts w:ascii="Arial" w:hAnsi="Arial" w:cs="Arial"/>
            <w:b/>
            <w:bCs/>
            <w:sz w:val="22"/>
            <w:szCs w:val="22"/>
            <w:rPrChange w:id="230" w:author="Vin Hoey" w:date="2026-05-17T17:00:00Z" w16du:dateUtc="2026-05-17T22:00:00Z">
              <w:rPr>
                <w:b/>
                <w:bCs/>
              </w:rPr>
            </w:rPrChange>
          </w:rPr>
          <w:t xml:space="preserve"> </w:t>
        </w:r>
      </w:ins>
      <w:proofErr w:type="gramEnd"/>
      <w:ins w:id="231" w:author="Vin Hoey" w:date="2026-05-17T15:26:00Z" w16du:dateUtc="2026-05-17T20:26:00Z">
        <w:r w:rsidR="002C45A3" w:rsidRPr="00E905A5">
          <w:rPr>
            <w:rFonts w:ascii="Arial" w:hAnsi="Arial" w:cs="Arial"/>
            <w:b/>
            <w:bCs/>
            <w:sz w:val="22"/>
            <w:szCs w:val="22"/>
            <w:rPrChange w:id="232" w:author="Vin Hoey" w:date="2026-05-17T17:00:00Z" w16du:dateUtc="2026-05-17T22:00:00Z">
              <w:rPr>
                <w:b/>
                <w:bCs/>
              </w:rPr>
            </w:rPrChange>
          </w:rPr>
          <w:t xml:space="preserve"> </w:t>
        </w:r>
      </w:ins>
    </w:p>
    <w:p w14:paraId="311FEC34" w14:textId="77777777" w:rsidR="00C76132" w:rsidRPr="00E905A5" w:rsidRDefault="00C76132">
      <w:pPr>
        <w:rPr>
          <w:rFonts w:ascii="Arial" w:hAnsi="Arial" w:cs="Arial"/>
          <w:b/>
          <w:bCs/>
          <w:sz w:val="22"/>
          <w:szCs w:val="22"/>
          <w:rPrChange w:id="233" w:author="Vin Hoey" w:date="2026-05-17T17:00:00Z" w16du:dateUtc="2026-05-17T22:00:00Z">
            <w:rPr>
              <w:rFonts w:ascii="Arial" w:hAnsi="Arial" w:cs="Arial"/>
              <w:b/>
              <w:bCs/>
            </w:rPr>
          </w:rPrChange>
        </w:rPr>
      </w:pPr>
    </w:p>
    <w:p w14:paraId="4EF27665" w14:textId="77777777" w:rsidR="00797141" w:rsidRPr="00B34E74" w:rsidRDefault="00797141" w:rsidP="00342D0C">
      <w:pPr>
        <w:spacing w:after="120"/>
        <w:rPr>
          <w:rFonts w:ascii="Arial" w:hAnsi="Arial" w:cs="Arial"/>
          <w:b/>
          <w:bCs/>
        </w:rPr>
      </w:pPr>
      <w:r w:rsidRPr="00B34E74">
        <w:rPr>
          <w:rFonts w:ascii="Arial" w:hAnsi="Arial" w:cs="Arial"/>
          <w:b/>
          <w:bCs/>
        </w:rPr>
        <w:t>Education Program</w:t>
      </w:r>
    </w:p>
    <w:p w14:paraId="46B4DA75" w14:textId="77777777" w:rsidR="00797141" w:rsidRDefault="00797141" w:rsidP="00342D0C">
      <w:pPr>
        <w:spacing w:after="120"/>
        <w:rPr>
          <w:rFonts w:ascii="Arial" w:hAnsi="Arial" w:cs="Arial"/>
          <w:sz w:val="22"/>
          <w:szCs w:val="22"/>
        </w:rPr>
      </w:pPr>
      <w:r w:rsidRPr="00797141">
        <w:rPr>
          <w:rFonts w:ascii="Arial" w:hAnsi="Arial" w:cs="Arial"/>
          <w:sz w:val="22"/>
          <w:szCs w:val="22"/>
        </w:rPr>
        <w:t>Engineers4Humanity provides formal education and vocational skills development scholarships to young refugees in various trades. Equipping them with practical skills empowers them to find jobs and become financially independent.</w:t>
      </w:r>
    </w:p>
    <w:p w14:paraId="6CD62C5F" w14:textId="61FF1423" w:rsidR="00342D0C" w:rsidRPr="00342D0C" w:rsidRDefault="00342D0C" w:rsidP="00342D0C">
      <w:pPr>
        <w:spacing w:after="120"/>
        <w:rPr>
          <w:rFonts w:ascii="Arial" w:hAnsi="Arial" w:cs="Arial"/>
          <w:sz w:val="22"/>
          <w:szCs w:val="22"/>
        </w:rPr>
      </w:pPr>
      <w:r w:rsidRPr="00342D0C">
        <w:rPr>
          <w:rFonts w:ascii="Arial" w:hAnsi="Arial" w:cs="Arial"/>
          <w:sz w:val="22"/>
          <w:szCs w:val="22"/>
        </w:rPr>
        <w:t xml:space="preserve">In </w:t>
      </w:r>
      <w:ins w:id="234" w:author="Vin Hoey" w:date="2026-05-17T13:48:00Z" w16du:dateUtc="2026-05-17T18:48:00Z">
        <w:r w:rsidR="00303C6E" w:rsidRPr="00342D0C">
          <w:rPr>
            <w:rFonts w:ascii="Arial" w:hAnsi="Arial" w:cs="Arial"/>
            <w:sz w:val="22"/>
            <w:szCs w:val="22"/>
          </w:rPr>
          <w:t>Rwanda</w:t>
        </w:r>
      </w:ins>
      <w:del w:id="235" w:author="Vin Hoey" w:date="2026-05-17T13:48:00Z" w16du:dateUtc="2026-05-17T18:48:00Z">
        <w:r w:rsidRPr="00342D0C" w:rsidDel="00303C6E">
          <w:rPr>
            <w:rFonts w:ascii="Arial" w:hAnsi="Arial" w:cs="Arial"/>
            <w:sz w:val="22"/>
            <w:szCs w:val="22"/>
          </w:rPr>
          <w:delText>the African</w:delText>
        </w:r>
      </w:del>
      <w:r w:rsidRPr="00342D0C">
        <w:rPr>
          <w:rFonts w:ascii="Arial" w:hAnsi="Arial" w:cs="Arial"/>
          <w:sz w:val="22"/>
          <w:szCs w:val="22"/>
        </w:rPr>
        <w:t xml:space="preserve"> refugee camps</w:t>
      </w:r>
      <w:del w:id="236" w:author="Vin Hoey" w:date="2026-05-17T13:48:00Z" w16du:dateUtc="2026-05-17T18:48:00Z">
        <w:r w:rsidRPr="00342D0C" w:rsidDel="00303C6E">
          <w:rPr>
            <w:rFonts w:ascii="Arial" w:hAnsi="Arial" w:cs="Arial"/>
            <w:sz w:val="22"/>
            <w:szCs w:val="22"/>
          </w:rPr>
          <w:delText>-</w:delText>
        </w:r>
      </w:del>
      <w:r w:rsidRPr="00342D0C">
        <w:rPr>
          <w:rFonts w:ascii="Arial" w:hAnsi="Arial" w:cs="Arial"/>
          <w:sz w:val="22"/>
          <w:szCs w:val="22"/>
        </w:rPr>
        <w:t xml:space="preserve"> </w:t>
      </w:r>
      <w:del w:id="237" w:author="Vin Hoey" w:date="2026-05-17T13:48:00Z" w16du:dateUtc="2026-05-17T18:48:00Z">
        <w:r w:rsidRPr="00342D0C" w:rsidDel="00303C6E">
          <w:rPr>
            <w:rFonts w:ascii="Arial" w:hAnsi="Arial" w:cs="Arial"/>
            <w:sz w:val="22"/>
            <w:szCs w:val="22"/>
          </w:rPr>
          <w:delText>Rwanda</w:delText>
        </w:r>
      </w:del>
      <w:r w:rsidRPr="00342D0C">
        <w:rPr>
          <w:rFonts w:ascii="Arial" w:hAnsi="Arial" w:cs="Arial"/>
          <w:sz w:val="22"/>
          <w:szCs w:val="22"/>
        </w:rPr>
        <w:t xml:space="preserve">, we </w:t>
      </w:r>
      <w:proofErr w:type="gramStart"/>
      <w:r w:rsidRPr="00342D0C">
        <w:rPr>
          <w:rFonts w:ascii="Arial" w:hAnsi="Arial" w:cs="Arial"/>
          <w:sz w:val="22"/>
          <w:szCs w:val="22"/>
        </w:rPr>
        <w:t>are dedicated</w:t>
      </w:r>
      <w:proofErr w:type="gramEnd"/>
      <w:r w:rsidRPr="00342D0C">
        <w:rPr>
          <w:rFonts w:ascii="Arial" w:hAnsi="Arial" w:cs="Arial"/>
          <w:sz w:val="22"/>
          <w:szCs w:val="22"/>
        </w:rPr>
        <w:t xml:space="preserve"> to fostering growth and opportunity by offering high school and university scholarships focused on STEM fields. By collaborating with partner organizations and </w:t>
      </w:r>
      <w:ins w:id="238" w:author="Vin Hoey" w:date="2026-05-17T13:48:00Z" w16du:dateUtc="2026-05-17T18:48:00Z">
        <w:r w:rsidR="00303C6E">
          <w:rPr>
            <w:rFonts w:ascii="Arial" w:hAnsi="Arial" w:cs="Arial"/>
            <w:sz w:val="22"/>
            <w:szCs w:val="22"/>
          </w:rPr>
          <w:t xml:space="preserve">the </w:t>
        </w:r>
      </w:ins>
      <w:r w:rsidRPr="00342D0C">
        <w:rPr>
          <w:rFonts w:ascii="Arial" w:hAnsi="Arial" w:cs="Arial"/>
          <w:sz w:val="22"/>
          <w:szCs w:val="22"/>
        </w:rPr>
        <w:t xml:space="preserve">government of Rwanda, we provide valuable vocational training for refugee youth, equipping them with the essential skills for success in the job </w:t>
      </w:r>
      <w:r w:rsidRPr="00342D0C">
        <w:rPr>
          <w:rFonts w:ascii="Arial" w:hAnsi="Arial" w:cs="Arial"/>
          <w:sz w:val="22"/>
          <w:szCs w:val="22"/>
        </w:rPr>
        <w:lastRenderedPageBreak/>
        <w:t>market. This approach not only enhances their individual prospects but also benefits their communities.</w:t>
      </w:r>
    </w:p>
    <w:p w14:paraId="6F711D5D" w14:textId="288100AA" w:rsidR="00342D0C" w:rsidRPr="00E670F5" w:rsidDel="00303C6E" w:rsidRDefault="00342D0C" w:rsidP="00342D0C">
      <w:pPr>
        <w:spacing w:after="120"/>
        <w:rPr>
          <w:del w:id="239" w:author="Vin Hoey" w:date="2026-05-17T13:49:00Z" w16du:dateUtc="2026-05-17T18:49:00Z"/>
          <w:rFonts w:ascii="Arial" w:hAnsi="Arial" w:cs="Arial"/>
          <w:b/>
          <w:bCs/>
          <w:sz w:val="22"/>
          <w:szCs w:val="22"/>
          <w:rPrChange w:id="240" w:author="Vin Hoey" w:date="2026-05-17T17:02:00Z" w16du:dateUtc="2026-05-17T22:02:00Z">
            <w:rPr>
              <w:del w:id="241" w:author="Vin Hoey" w:date="2026-05-17T13:49:00Z" w16du:dateUtc="2026-05-17T18:49:00Z"/>
              <w:rFonts w:ascii="Arial" w:hAnsi="Arial" w:cs="Arial"/>
              <w:sz w:val="22"/>
              <w:szCs w:val="22"/>
            </w:rPr>
          </w:rPrChange>
        </w:rPr>
      </w:pPr>
      <w:del w:id="242" w:author="Vin Hoey" w:date="2026-05-17T13:49:00Z" w16du:dateUtc="2026-05-17T18:49:00Z">
        <w:r w:rsidRPr="00342D0C" w:rsidDel="00303C6E">
          <w:rPr>
            <w:rFonts w:ascii="Arial" w:hAnsi="Arial" w:cs="Arial"/>
            <w:sz w:val="22"/>
            <w:szCs w:val="22"/>
          </w:rPr>
          <w:delText>In the USA, our program aggressively targets partnerships with government agencies, academic institutions, universities, the City ISD, and refugee resettlement agencies to ensure that refugee youth receive the education they deserve.</w:delText>
        </w:r>
      </w:del>
      <w:ins w:id="243" w:author="Vin Hoey" w:date="2026-05-17T17:01:00Z" w16du:dateUtc="2026-05-17T22:01:00Z">
        <w:r w:rsidR="00E670F5">
          <w:rPr>
            <w:rFonts w:ascii="Arial" w:hAnsi="Arial" w:cs="Arial"/>
            <w:sz w:val="22"/>
            <w:szCs w:val="22"/>
          </w:rPr>
          <w:t xml:space="preserve">            </w:t>
        </w:r>
      </w:ins>
      <w:ins w:id="244" w:author="Vin Hoey" w:date="2026-05-17T13:49:00Z" w16du:dateUtc="2026-05-17T18:49:00Z">
        <w:r w:rsidR="00303C6E" w:rsidRPr="00E670F5">
          <w:rPr>
            <w:rFonts w:ascii="Arial" w:hAnsi="Arial" w:cs="Arial"/>
            <w:b/>
            <w:bCs/>
            <w:sz w:val="22"/>
            <w:szCs w:val="22"/>
            <w:rPrChange w:id="245" w:author="Vin Hoey" w:date="2026-05-17T17:02:00Z" w16du:dateUtc="2026-05-17T22:02:00Z">
              <w:rPr>
                <w:rFonts w:ascii="Arial" w:hAnsi="Arial" w:cs="Arial"/>
                <w:sz w:val="22"/>
                <w:szCs w:val="22"/>
              </w:rPr>
            </w:rPrChange>
          </w:rPr>
          <w:t>(As discussed, we cannot effectively provide services in the US, as it would reduce what we can achieve in Rwanda</w:t>
        </w:r>
      </w:ins>
      <w:ins w:id="246" w:author="Vin Hoey" w:date="2026-05-17T13:51:00Z" w16du:dateUtc="2026-05-17T18:51:00Z">
        <w:r w:rsidR="00155C62" w:rsidRPr="00E670F5">
          <w:rPr>
            <w:rFonts w:ascii="Arial" w:hAnsi="Arial" w:cs="Arial"/>
            <w:b/>
            <w:bCs/>
            <w:sz w:val="22"/>
            <w:szCs w:val="22"/>
            <w:rPrChange w:id="247" w:author="Vin Hoey" w:date="2026-05-17T17:02:00Z" w16du:dateUtc="2026-05-17T22:02:00Z">
              <w:rPr>
                <w:rFonts w:ascii="Arial" w:hAnsi="Arial" w:cs="Arial"/>
                <w:sz w:val="22"/>
                <w:szCs w:val="22"/>
              </w:rPr>
            </w:rPrChange>
          </w:rPr>
          <w:t xml:space="preserve">. Moreover, </w:t>
        </w:r>
      </w:ins>
      <w:ins w:id="248" w:author="Vin Hoey" w:date="2026-05-17T13:49:00Z" w16du:dateUtc="2026-05-17T18:49:00Z">
        <w:r w:rsidR="00303C6E" w:rsidRPr="00E670F5">
          <w:rPr>
            <w:rFonts w:ascii="Arial" w:hAnsi="Arial" w:cs="Arial"/>
            <w:b/>
            <w:bCs/>
            <w:sz w:val="22"/>
            <w:szCs w:val="22"/>
            <w:rPrChange w:id="249" w:author="Vin Hoey" w:date="2026-05-17T17:02:00Z" w16du:dateUtc="2026-05-17T22:02:00Z">
              <w:rPr>
                <w:rFonts w:ascii="Arial" w:hAnsi="Arial" w:cs="Arial"/>
                <w:sz w:val="22"/>
                <w:szCs w:val="22"/>
              </w:rPr>
            </w:rPrChange>
          </w:rPr>
          <w:t xml:space="preserve">we cannot </w:t>
        </w:r>
      </w:ins>
      <w:ins w:id="250" w:author="Vin Hoey" w:date="2026-05-17T13:52:00Z" w16du:dateUtc="2026-05-17T18:52:00Z">
        <w:r w:rsidR="00155C62" w:rsidRPr="00E670F5">
          <w:rPr>
            <w:rFonts w:ascii="Arial" w:hAnsi="Arial" w:cs="Arial"/>
            <w:b/>
            <w:bCs/>
            <w:sz w:val="22"/>
            <w:szCs w:val="22"/>
            <w:rPrChange w:id="251" w:author="Vin Hoey" w:date="2026-05-17T17:02:00Z" w16du:dateUtc="2026-05-17T22:02:00Z">
              <w:rPr>
                <w:rFonts w:ascii="Arial" w:hAnsi="Arial" w:cs="Arial"/>
                <w:sz w:val="22"/>
                <w:szCs w:val="22"/>
              </w:rPr>
            </w:rPrChange>
          </w:rPr>
          <w:t xml:space="preserve">effectively </w:t>
        </w:r>
      </w:ins>
      <w:ins w:id="252" w:author="Vin Hoey" w:date="2026-05-17T13:49:00Z" w16du:dateUtc="2026-05-17T18:49:00Z">
        <w:r w:rsidR="00303C6E" w:rsidRPr="00E670F5">
          <w:rPr>
            <w:rFonts w:ascii="Arial" w:hAnsi="Arial" w:cs="Arial"/>
            <w:b/>
            <w:bCs/>
            <w:sz w:val="22"/>
            <w:szCs w:val="22"/>
            <w:rPrChange w:id="253" w:author="Vin Hoey" w:date="2026-05-17T17:02:00Z" w16du:dateUtc="2026-05-17T22:02:00Z">
              <w:rPr>
                <w:rFonts w:ascii="Arial" w:hAnsi="Arial" w:cs="Arial"/>
                <w:sz w:val="22"/>
                <w:szCs w:val="22"/>
              </w:rPr>
            </w:rPrChange>
          </w:rPr>
          <w:t xml:space="preserve">compete with nonprofits </w:t>
        </w:r>
      </w:ins>
      <w:ins w:id="254" w:author="Vin Hoey" w:date="2026-05-17T13:50:00Z" w16du:dateUtc="2026-05-17T18:50:00Z">
        <w:r w:rsidR="00303C6E" w:rsidRPr="00E670F5">
          <w:rPr>
            <w:rFonts w:ascii="Arial" w:hAnsi="Arial" w:cs="Arial"/>
            <w:b/>
            <w:bCs/>
            <w:sz w:val="22"/>
            <w:szCs w:val="22"/>
            <w:rPrChange w:id="255" w:author="Vin Hoey" w:date="2026-05-17T17:02:00Z" w16du:dateUtc="2026-05-17T22:02:00Z">
              <w:rPr>
                <w:rFonts w:ascii="Arial" w:hAnsi="Arial" w:cs="Arial"/>
                <w:sz w:val="22"/>
                <w:szCs w:val="22"/>
              </w:rPr>
            </w:rPrChange>
          </w:rPr>
          <w:t xml:space="preserve">that focus on serving refugees and immigrants in the U.S. (and with the U.S. administration’s anti-immigrant </w:t>
        </w:r>
      </w:ins>
      <w:ins w:id="256" w:author="Vin Hoey" w:date="2026-05-17T13:51:00Z" w16du:dateUtc="2026-05-17T18:51:00Z">
        <w:r w:rsidR="001A4E7E" w:rsidRPr="00E670F5">
          <w:rPr>
            <w:rFonts w:ascii="Arial" w:hAnsi="Arial" w:cs="Arial"/>
            <w:b/>
            <w:bCs/>
            <w:sz w:val="22"/>
            <w:szCs w:val="22"/>
            <w:rPrChange w:id="257" w:author="Vin Hoey" w:date="2026-05-17T17:02:00Z" w16du:dateUtc="2026-05-17T22:02:00Z">
              <w:rPr>
                <w:rFonts w:ascii="Arial" w:hAnsi="Arial" w:cs="Arial"/>
                <w:sz w:val="22"/>
                <w:szCs w:val="22"/>
              </w:rPr>
            </w:rPrChange>
          </w:rPr>
          <w:t>approach</w:t>
        </w:r>
      </w:ins>
      <w:ins w:id="258" w:author="Vin Hoey" w:date="2026-05-17T13:50:00Z" w16du:dateUtc="2026-05-17T18:50:00Z">
        <w:r w:rsidR="00303C6E" w:rsidRPr="00E670F5">
          <w:rPr>
            <w:rFonts w:ascii="Arial" w:hAnsi="Arial" w:cs="Arial"/>
            <w:b/>
            <w:bCs/>
            <w:sz w:val="22"/>
            <w:szCs w:val="22"/>
            <w:rPrChange w:id="259" w:author="Vin Hoey" w:date="2026-05-17T17:02:00Z" w16du:dateUtc="2026-05-17T22:02:00Z">
              <w:rPr>
                <w:rFonts w:ascii="Arial" w:hAnsi="Arial" w:cs="Arial"/>
                <w:sz w:val="22"/>
                <w:szCs w:val="22"/>
              </w:rPr>
            </w:rPrChange>
          </w:rPr>
          <w:t xml:space="preserve">, </w:t>
        </w:r>
        <w:proofErr w:type="gramStart"/>
        <w:r w:rsidR="00303C6E" w:rsidRPr="00E670F5">
          <w:rPr>
            <w:rFonts w:ascii="Arial" w:hAnsi="Arial" w:cs="Arial"/>
            <w:b/>
            <w:bCs/>
            <w:sz w:val="22"/>
            <w:szCs w:val="22"/>
            <w:rPrChange w:id="260" w:author="Vin Hoey" w:date="2026-05-17T17:02:00Z" w16du:dateUtc="2026-05-17T22:02:00Z">
              <w:rPr>
                <w:rFonts w:ascii="Arial" w:hAnsi="Arial" w:cs="Arial"/>
                <w:sz w:val="22"/>
                <w:szCs w:val="22"/>
              </w:rPr>
            </w:rPrChange>
          </w:rPr>
          <w:t>nearly all</w:t>
        </w:r>
        <w:proofErr w:type="gramEnd"/>
        <w:r w:rsidR="00303C6E" w:rsidRPr="00E670F5">
          <w:rPr>
            <w:rFonts w:ascii="Arial" w:hAnsi="Arial" w:cs="Arial"/>
            <w:b/>
            <w:bCs/>
            <w:sz w:val="22"/>
            <w:szCs w:val="22"/>
            <w:rPrChange w:id="261" w:author="Vin Hoey" w:date="2026-05-17T17:02:00Z" w16du:dateUtc="2026-05-17T22:02:00Z">
              <w:rPr>
                <w:rFonts w:ascii="Arial" w:hAnsi="Arial" w:cs="Arial"/>
                <w:sz w:val="22"/>
                <w:szCs w:val="22"/>
              </w:rPr>
            </w:rPrChange>
          </w:rPr>
          <w:t xml:space="preserve"> of the</w:t>
        </w:r>
      </w:ins>
      <w:ins w:id="262" w:author="Vin Hoey" w:date="2026-05-17T13:52:00Z" w16du:dateUtc="2026-05-17T18:52:00Z">
        <w:r w:rsidR="008026BC" w:rsidRPr="00E670F5">
          <w:rPr>
            <w:rFonts w:ascii="Arial" w:hAnsi="Arial" w:cs="Arial"/>
            <w:b/>
            <w:bCs/>
            <w:sz w:val="22"/>
            <w:szCs w:val="22"/>
            <w:rPrChange w:id="263" w:author="Vin Hoey" w:date="2026-05-17T17:02:00Z" w16du:dateUtc="2026-05-17T22:02:00Z">
              <w:rPr>
                <w:rFonts w:ascii="Arial" w:hAnsi="Arial" w:cs="Arial"/>
                <w:sz w:val="22"/>
                <w:szCs w:val="22"/>
              </w:rPr>
            </w:rPrChange>
          </w:rPr>
          <w:t xml:space="preserve"> nonprofits that serve them </w:t>
        </w:r>
      </w:ins>
      <w:ins w:id="264" w:author="Vin Hoey" w:date="2026-05-17T13:53:00Z" w16du:dateUtc="2026-05-17T18:53:00Z">
        <w:r w:rsidR="0095464F" w:rsidRPr="00E670F5">
          <w:rPr>
            <w:rFonts w:ascii="Arial" w:hAnsi="Arial" w:cs="Arial"/>
            <w:b/>
            <w:bCs/>
            <w:sz w:val="22"/>
            <w:szCs w:val="22"/>
            <w:rPrChange w:id="265" w:author="Vin Hoey" w:date="2026-05-17T17:02:00Z" w16du:dateUtc="2026-05-17T22:02:00Z">
              <w:rPr>
                <w:rFonts w:ascii="Arial" w:hAnsi="Arial" w:cs="Arial"/>
                <w:sz w:val="22"/>
                <w:szCs w:val="22"/>
              </w:rPr>
            </w:rPrChange>
          </w:rPr>
          <w:t xml:space="preserve">here </w:t>
        </w:r>
      </w:ins>
      <w:ins w:id="266" w:author="Vin Hoey" w:date="2026-05-17T13:50:00Z" w16du:dateUtc="2026-05-17T18:50:00Z">
        <w:r w:rsidR="00303C6E" w:rsidRPr="00E670F5">
          <w:rPr>
            <w:rFonts w:ascii="Arial" w:hAnsi="Arial" w:cs="Arial"/>
            <w:b/>
            <w:bCs/>
            <w:sz w:val="22"/>
            <w:szCs w:val="22"/>
            <w:rPrChange w:id="267" w:author="Vin Hoey" w:date="2026-05-17T17:02:00Z" w16du:dateUtc="2026-05-17T22:02:00Z">
              <w:rPr>
                <w:rFonts w:ascii="Arial" w:hAnsi="Arial" w:cs="Arial"/>
                <w:sz w:val="22"/>
                <w:szCs w:val="22"/>
              </w:rPr>
            </w:rPrChange>
          </w:rPr>
          <w:t>are struggling).</w:t>
        </w:r>
      </w:ins>
    </w:p>
    <w:p w14:paraId="61806581" w14:textId="7DDE77D9" w:rsidR="00342D0C" w:rsidRDefault="00342D0C" w:rsidP="00342D0C">
      <w:pPr>
        <w:spacing w:after="120"/>
        <w:rPr>
          <w:ins w:id="268" w:author="Vin Hoey" w:date="2026-05-17T13:56:00Z" w16du:dateUtc="2026-05-17T18:56:00Z"/>
          <w:rFonts w:ascii="Arial" w:hAnsi="Arial" w:cs="Arial"/>
          <w:sz w:val="22"/>
          <w:szCs w:val="22"/>
        </w:rPr>
      </w:pPr>
      <w:r w:rsidRPr="00342D0C">
        <w:rPr>
          <w:rFonts w:ascii="Arial" w:hAnsi="Arial" w:cs="Arial"/>
          <w:sz w:val="22"/>
          <w:szCs w:val="22"/>
        </w:rPr>
        <w:t xml:space="preserve">We actively conduct community outreach campaigns, engage directly with youth, and offer mentorship and career guidance to empower them with essential information about scholarships and universities. We assert that an educated community is crucial for advancing national development and integrating successfully into </w:t>
      </w:r>
      <w:ins w:id="269" w:author="Vin Hoey" w:date="2026-05-17T13:53:00Z" w16du:dateUtc="2026-05-17T18:53:00Z">
        <w:r w:rsidR="00913DE8">
          <w:rPr>
            <w:rFonts w:ascii="Arial" w:hAnsi="Arial" w:cs="Arial"/>
            <w:sz w:val="22"/>
            <w:szCs w:val="22"/>
          </w:rPr>
          <w:t xml:space="preserve">Rwandan </w:t>
        </w:r>
      </w:ins>
      <w:del w:id="270" w:author="Vin Hoey" w:date="2026-05-17T13:53:00Z" w16du:dateUtc="2026-05-17T18:53:00Z">
        <w:r w:rsidRPr="00342D0C" w:rsidDel="00913DE8">
          <w:rPr>
            <w:rFonts w:ascii="Arial" w:hAnsi="Arial" w:cs="Arial"/>
            <w:sz w:val="22"/>
            <w:szCs w:val="22"/>
          </w:rPr>
          <w:delText xml:space="preserve">American </w:delText>
        </w:r>
      </w:del>
      <w:r w:rsidRPr="00342D0C">
        <w:rPr>
          <w:rFonts w:ascii="Arial" w:hAnsi="Arial" w:cs="Arial"/>
          <w:sz w:val="22"/>
          <w:szCs w:val="22"/>
        </w:rPr>
        <w:t xml:space="preserve">society. Education serves as a powerful catalyst for change, driving progress and making </w:t>
      </w:r>
      <w:proofErr w:type="gramStart"/>
      <w:r w:rsidRPr="00342D0C">
        <w:rPr>
          <w:rFonts w:ascii="Arial" w:hAnsi="Arial" w:cs="Arial"/>
          <w:sz w:val="22"/>
          <w:szCs w:val="22"/>
        </w:rPr>
        <w:t>a significant</w:t>
      </w:r>
      <w:proofErr w:type="gramEnd"/>
      <w:r w:rsidRPr="00342D0C">
        <w:rPr>
          <w:rFonts w:ascii="Arial" w:hAnsi="Arial" w:cs="Arial"/>
          <w:sz w:val="22"/>
          <w:szCs w:val="22"/>
        </w:rPr>
        <w:t xml:space="preserve"> impact both locally and globally.</w:t>
      </w:r>
    </w:p>
    <w:p w14:paraId="3A59D204" w14:textId="77777777" w:rsidR="00850B46" w:rsidRDefault="00850B46" w:rsidP="00342D0C">
      <w:pPr>
        <w:spacing w:after="120"/>
        <w:rPr>
          <w:ins w:id="271" w:author="Vin Hoey" w:date="2026-05-17T13:56:00Z" w16du:dateUtc="2026-05-17T18:56:00Z"/>
          <w:rFonts w:ascii="Arial" w:hAnsi="Arial" w:cs="Arial"/>
          <w:sz w:val="22"/>
          <w:szCs w:val="22"/>
        </w:rPr>
      </w:pPr>
    </w:p>
    <w:p w14:paraId="59A820F4" w14:textId="51AE94AA" w:rsidR="00850B46" w:rsidRPr="00415885" w:rsidRDefault="00850B46" w:rsidP="00342D0C">
      <w:pPr>
        <w:spacing w:after="120"/>
        <w:rPr>
          <w:rFonts w:ascii="Arial" w:hAnsi="Arial" w:cs="Arial"/>
          <w:b/>
          <w:bCs/>
          <w:sz w:val="22"/>
          <w:szCs w:val="22"/>
        </w:rPr>
      </w:pPr>
      <w:r w:rsidRPr="00415885">
        <w:rPr>
          <w:rFonts w:ascii="Arial" w:hAnsi="Arial" w:cs="Arial"/>
          <w:b/>
          <w:bCs/>
          <w:sz w:val="22"/>
          <w:szCs w:val="22"/>
          <w:rPrChange w:id="272" w:author="Vin Hoey" w:date="2026-05-17T13:59:00Z" w16du:dateUtc="2026-05-17T18:59:00Z">
            <w:rPr>
              <w:rFonts w:ascii="Arial" w:hAnsi="Arial" w:cs="Arial"/>
              <w:sz w:val="22"/>
              <w:szCs w:val="22"/>
            </w:rPr>
          </w:rPrChange>
        </w:rPr>
        <w:t xml:space="preserve">BUTTON: </w:t>
      </w:r>
      <w:r w:rsidRPr="00415885">
        <w:rPr>
          <w:rFonts w:ascii="Arial" w:hAnsi="Arial" w:cs="Arial"/>
          <w:b/>
          <w:bCs/>
          <w:sz w:val="22"/>
          <w:szCs w:val="22"/>
          <w:rPrChange w:id="273" w:author="Vin Hoey" w:date="2026-05-17T13:59:00Z" w16du:dateUtc="2026-05-17T18:59:00Z">
            <w:rPr>
              <w:rFonts w:ascii="Arial" w:hAnsi="Arial" w:cs="Arial"/>
              <w:sz w:val="22"/>
              <w:szCs w:val="22"/>
            </w:rPr>
          </w:rPrChange>
        </w:rPr>
        <w:fldChar w:fldCharType="begin"/>
      </w:r>
      <w:r w:rsidRPr="00415885">
        <w:rPr>
          <w:rFonts w:ascii="Arial" w:hAnsi="Arial" w:cs="Arial"/>
          <w:b/>
          <w:bCs/>
          <w:sz w:val="22"/>
          <w:szCs w:val="22"/>
          <w:rPrChange w:id="274" w:author="Vin Hoey" w:date="2026-05-17T13:59:00Z" w16du:dateUtc="2026-05-17T18:59:00Z">
            <w:rPr>
              <w:rFonts w:ascii="Arial" w:hAnsi="Arial" w:cs="Arial"/>
              <w:sz w:val="22"/>
              <w:szCs w:val="22"/>
            </w:rPr>
          </w:rPrChange>
        </w:rPr>
        <w:instrText>HYPERLINK "https://e4hinitiative.org/apply-for-education-scholarships-empower-your-copy/"</w:instrText>
      </w:r>
      <w:r w:rsidRPr="00415885">
        <w:rPr>
          <w:rFonts w:ascii="Arial" w:hAnsi="Arial" w:cs="Arial"/>
          <w:b/>
          <w:bCs/>
          <w:sz w:val="22"/>
          <w:szCs w:val="22"/>
          <w:rPrChange w:id="275" w:author="Vin Hoey" w:date="2026-05-17T13:59:00Z" w16du:dateUtc="2026-05-17T18:59:00Z">
            <w:rPr>
              <w:rFonts w:ascii="Arial" w:hAnsi="Arial" w:cs="Arial"/>
              <w:sz w:val="22"/>
              <w:szCs w:val="22"/>
            </w:rPr>
          </w:rPrChange>
        </w:rPr>
      </w:r>
      <w:r w:rsidRPr="00415885">
        <w:rPr>
          <w:rFonts w:ascii="Arial" w:hAnsi="Arial" w:cs="Arial"/>
          <w:b/>
          <w:bCs/>
          <w:sz w:val="22"/>
          <w:szCs w:val="22"/>
          <w:rPrChange w:id="276" w:author="Vin Hoey" w:date="2026-05-17T13:59:00Z" w16du:dateUtc="2026-05-17T18:59:00Z">
            <w:rPr>
              <w:rFonts w:ascii="Arial" w:hAnsi="Arial" w:cs="Arial"/>
              <w:sz w:val="22"/>
              <w:szCs w:val="22"/>
            </w:rPr>
          </w:rPrChange>
        </w:rPr>
        <w:fldChar w:fldCharType="separate"/>
      </w:r>
      <w:r w:rsidRPr="00415885">
        <w:rPr>
          <w:rStyle w:val="Hyperlink"/>
          <w:rFonts w:ascii="Arial" w:hAnsi="Arial" w:cs="Arial"/>
          <w:b/>
          <w:bCs/>
          <w:color w:val="auto"/>
          <w:sz w:val="22"/>
          <w:szCs w:val="22"/>
          <w:rPrChange w:id="277" w:author="Vin Hoey" w:date="2026-05-17T13:59:00Z" w16du:dateUtc="2026-05-17T18:59:00Z">
            <w:rPr>
              <w:rStyle w:val="Hyperlink"/>
              <w:rFonts w:ascii="Arial" w:hAnsi="Arial" w:cs="Arial"/>
              <w:b/>
              <w:bCs/>
              <w:sz w:val="22"/>
              <w:szCs w:val="22"/>
            </w:rPr>
          </w:rPrChange>
        </w:rPr>
        <w:t>For Refugee Youth - Apply for Education Scholarships</w:t>
      </w:r>
      <w:r w:rsidRPr="00415885">
        <w:rPr>
          <w:rFonts w:ascii="Arial" w:hAnsi="Arial" w:cs="Arial"/>
          <w:b/>
          <w:bCs/>
          <w:sz w:val="22"/>
          <w:szCs w:val="22"/>
          <w:rPrChange w:id="278" w:author="Vin Hoey" w:date="2026-05-17T13:59:00Z" w16du:dateUtc="2026-05-17T18:59:00Z">
            <w:rPr>
              <w:rFonts w:ascii="Arial" w:hAnsi="Arial" w:cs="Arial"/>
              <w:sz w:val="22"/>
              <w:szCs w:val="22"/>
            </w:rPr>
          </w:rPrChange>
        </w:rPr>
        <w:fldChar w:fldCharType="end"/>
      </w:r>
      <w:ins w:id="279" w:author="Vin Hoey" w:date="2026-05-17T17:02:00Z" w16du:dateUtc="2026-05-17T22:02:00Z">
        <w:r w:rsidR="00A60482">
          <w:rPr>
            <w:rFonts w:ascii="Arial" w:hAnsi="Arial" w:cs="Arial"/>
            <w:b/>
            <w:bCs/>
            <w:sz w:val="22"/>
            <w:szCs w:val="22"/>
          </w:rPr>
          <w:t xml:space="preserve"> Delete</w:t>
        </w:r>
      </w:ins>
      <w:ins w:id="280" w:author="Vin Hoey" w:date="2026-05-17T17:03:00Z" w16du:dateUtc="2026-05-17T22:03:00Z">
        <w:r w:rsidR="00A60482">
          <w:rPr>
            <w:rFonts w:ascii="Arial" w:hAnsi="Arial" w:cs="Arial"/>
            <w:b/>
            <w:bCs/>
            <w:sz w:val="22"/>
            <w:szCs w:val="22"/>
          </w:rPr>
          <w:t xml:space="preserve"> this button</w:t>
        </w:r>
      </w:ins>
      <w:ins w:id="281" w:author="Vin Hoey" w:date="2026-05-17T17:02:00Z" w16du:dateUtc="2026-05-17T22:02:00Z">
        <w:r w:rsidR="00A60482">
          <w:rPr>
            <w:rFonts w:ascii="Arial" w:hAnsi="Arial" w:cs="Arial"/>
            <w:b/>
            <w:bCs/>
            <w:sz w:val="22"/>
            <w:szCs w:val="22"/>
          </w:rPr>
          <w:t xml:space="preserve">, per the </w:t>
        </w:r>
      </w:ins>
      <w:ins w:id="282" w:author="Vin Hoey" w:date="2026-05-17T17:03:00Z" w16du:dateUtc="2026-05-17T22:03:00Z">
        <w:r w:rsidR="00A60482">
          <w:rPr>
            <w:rFonts w:ascii="Arial" w:hAnsi="Arial" w:cs="Arial"/>
            <w:b/>
            <w:bCs/>
            <w:sz w:val="22"/>
            <w:szCs w:val="22"/>
          </w:rPr>
          <w:t>comments above.</w:t>
        </w:r>
      </w:ins>
    </w:p>
    <w:p w14:paraId="5FA40FE4" w14:textId="77777777" w:rsidR="00FE00DF" w:rsidRPr="001C2A08" w:rsidRDefault="00FE00DF" w:rsidP="00FE00DF">
      <w:pPr>
        <w:spacing w:after="120"/>
        <w:rPr>
          <w:ins w:id="283" w:author="Vin Hoey" w:date="2026-05-17T15:04:00Z" w16du:dateUtc="2026-05-17T20:04:00Z"/>
          <w:rFonts w:ascii="Arial" w:hAnsi="Arial" w:cs="Arial"/>
          <w:b/>
          <w:bCs/>
        </w:rPr>
      </w:pPr>
    </w:p>
    <w:p w14:paraId="305BC068" w14:textId="77777777" w:rsidR="00864B12" w:rsidRDefault="00864B12" w:rsidP="00864B12">
      <w:pPr>
        <w:spacing w:after="120"/>
        <w:rPr>
          <w:ins w:id="284" w:author="Vin Hoey" w:date="2026-05-17T14:24:00Z" w16du:dateUtc="2026-05-17T19:24:00Z"/>
          <w:rFonts w:ascii="Arial" w:hAnsi="Arial" w:cs="Arial"/>
          <w:b/>
          <w:bCs/>
        </w:rPr>
      </w:pPr>
      <w:r w:rsidRPr="00864B12">
        <w:rPr>
          <w:rFonts w:ascii="Arial" w:hAnsi="Arial" w:cs="Arial"/>
          <w:b/>
          <w:bCs/>
          <w:rPrChange w:id="285" w:author="Vin Hoey" w:date="2026-05-17T14:07:00Z" w16du:dateUtc="2026-05-17T19:07:00Z">
            <w:rPr>
              <w:rFonts w:ascii="Arial" w:hAnsi="Arial" w:cs="Arial"/>
              <w:b/>
              <w:bCs/>
              <w:sz w:val="22"/>
              <w:szCs w:val="22"/>
            </w:rPr>
          </w:rPrChange>
        </w:rPr>
        <w:t>Engineers4Humanity Institute</w:t>
      </w:r>
    </w:p>
    <w:p w14:paraId="2752091B" w14:textId="45F7D9CF" w:rsidR="00FE00DF" w:rsidRDefault="00FA5057" w:rsidP="00864B12">
      <w:pPr>
        <w:spacing w:after="120"/>
        <w:rPr>
          <w:ins w:id="286" w:author="Vin Hoey" w:date="2026-05-17T15:05:00Z" w16du:dateUtc="2026-05-17T20:05:00Z"/>
          <w:rFonts w:ascii="Arial" w:hAnsi="Arial" w:cs="Arial"/>
          <w:b/>
          <w:bCs/>
        </w:rPr>
      </w:pPr>
      <w:ins w:id="287" w:author="Vin Hoey" w:date="2026-05-17T14:24:00Z" w16du:dateUtc="2026-05-17T19:24:00Z">
        <w:r>
          <w:rPr>
            <w:rFonts w:ascii="Arial" w:hAnsi="Arial" w:cs="Arial"/>
            <w:b/>
            <w:bCs/>
          </w:rPr>
          <w:t>The Button at the bottom of this section</w:t>
        </w:r>
      </w:ins>
      <w:ins w:id="288" w:author="Vin Hoey" w:date="2026-05-17T14:25:00Z" w16du:dateUtc="2026-05-17T19:25:00Z">
        <w:r>
          <w:rPr>
            <w:rFonts w:ascii="Arial" w:hAnsi="Arial" w:cs="Arial"/>
            <w:b/>
            <w:bCs/>
          </w:rPr>
          <w:t xml:space="preserve"> </w:t>
        </w:r>
        <w:proofErr w:type="gramStart"/>
        <w:r>
          <w:rPr>
            <w:rFonts w:ascii="Arial" w:hAnsi="Arial" w:cs="Arial"/>
            <w:b/>
            <w:bCs/>
          </w:rPr>
          <w:t>doesn’t</w:t>
        </w:r>
        <w:proofErr w:type="gramEnd"/>
        <w:r>
          <w:rPr>
            <w:rFonts w:ascii="Arial" w:hAnsi="Arial" w:cs="Arial"/>
            <w:b/>
            <w:bCs/>
          </w:rPr>
          <w:t xml:space="preserve"> work</w:t>
        </w:r>
      </w:ins>
      <w:ins w:id="289" w:author="Vin Hoey" w:date="2026-05-17T14:26:00Z" w16du:dateUtc="2026-05-17T19:26:00Z">
        <w:r>
          <w:rPr>
            <w:rFonts w:ascii="Arial" w:hAnsi="Arial" w:cs="Arial"/>
            <w:b/>
            <w:bCs/>
          </w:rPr>
          <w:t xml:space="preserve">, so </w:t>
        </w:r>
      </w:ins>
      <w:ins w:id="290" w:author="Vin Hoey" w:date="2026-05-17T17:03:00Z" w16du:dateUtc="2026-05-17T22:03:00Z">
        <w:r w:rsidR="008B3674">
          <w:rPr>
            <w:rFonts w:ascii="Arial" w:hAnsi="Arial" w:cs="Arial"/>
            <w:b/>
            <w:bCs/>
          </w:rPr>
          <w:t xml:space="preserve">I </w:t>
        </w:r>
      </w:ins>
      <w:ins w:id="291" w:author="Vin Hoey" w:date="2026-05-17T14:26:00Z" w16du:dateUtc="2026-05-17T19:26:00Z">
        <w:r>
          <w:rPr>
            <w:rFonts w:ascii="Arial" w:hAnsi="Arial" w:cs="Arial"/>
            <w:b/>
            <w:bCs/>
          </w:rPr>
          <w:t xml:space="preserve">suggest deleting it. </w:t>
        </w:r>
      </w:ins>
    </w:p>
    <w:p w14:paraId="09827982" w14:textId="2C50D771" w:rsidR="00282E24" w:rsidRDefault="00FA5057" w:rsidP="00864B12">
      <w:pPr>
        <w:spacing w:after="120"/>
        <w:rPr>
          <w:ins w:id="292" w:author="Vin Hoey" w:date="2026-05-17T14:31:00Z" w16du:dateUtc="2026-05-17T19:31:00Z"/>
          <w:rFonts w:ascii="Arial" w:hAnsi="Arial" w:cs="Arial"/>
          <w:b/>
          <w:bCs/>
        </w:rPr>
      </w:pPr>
      <w:ins w:id="293" w:author="Vin Hoey" w:date="2026-05-17T14:26:00Z" w16du:dateUtc="2026-05-17T19:26:00Z">
        <w:r>
          <w:rPr>
            <w:rFonts w:ascii="Arial" w:hAnsi="Arial" w:cs="Arial"/>
            <w:b/>
            <w:bCs/>
          </w:rPr>
          <w:t xml:space="preserve">Moreover, since vocational training </w:t>
        </w:r>
      </w:ins>
      <w:ins w:id="294" w:author="Vin Hoey" w:date="2026-05-17T14:27:00Z" w16du:dateUtc="2026-05-17T19:27:00Z">
        <w:r>
          <w:rPr>
            <w:rFonts w:ascii="Arial" w:hAnsi="Arial" w:cs="Arial"/>
            <w:b/>
            <w:bCs/>
          </w:rPr>
          <w:t xml:space="preserve">can only be effective if it ties directly to </w:t>
        </w:r>
      </w:ins>
      <w:ins w:id="295" w:author="Vin Hoey" w:date="2026-05-17T15:05:00Z" w16du:dateUtc="2026-05-17T20:05:00Z">
        <w:r w:rsidR="00FE00DF">
          <w:rPr>
            <w:rFonts w:ascii="Arial" w:hAnsi="Arial" w:cs="Arial"/>
            <w:b/>
            <w:bCs/>
          </w:rPr>
          <w:t>local job requirements and certifications, it will be impossible to create a one-size-fits-all</w:t>
        </w:r>
      </w:ins>
      <w:ins w:id="296" w:author="Vin Hoey" w:date="2026-05-17T14:27:00Z" w16du:dateUtc="2026-05-17T19:27:00Z">
        <w:r>
          <w:rPr>
            <w:rFonts w:ascii="Arial" w:hAnsi="Arial" w:cs="Arial"/>
            <w:b/>
            <w:bCs/>
          </w:rPr>
          <w:t xml:space="preserve"> approach</w:t>
        </w:r>
      </w:ins>
      <w:ins w:id="297" w:author="Vin Hoey" w:date="2026-05-17T15:05:00Z" w16du:dateUtc="2026-05-17T20:05:00Z">
        <w:r w:rsidR="00FE00DF">
          <w:rPr>
            <w:rFonts w:ascii="Arial" w:hAnsi="Arial" w:cs="Arial"/>
            <w:b/>
            <w:bCs/>
          </w:rPr>
          <w:t xml:space="preserve"> globally</w:t>
        </w:r>
      </w:ins>
      <w:ins w:id="298" w:author="Vin Hoey" w:date="2026-05-17T14:27:00Z" w16du:dateUtc="2026-05-17T19:27:00Z">
        <w:r>
          <w:rPr>
            <w:rFonts w:ascii="Arial" w:hAnsi="Arial" w:cs="Arial"/>
            <w:b/>
            <w:bCs/>
          </w:rPr>
          <w:t xml:space="preserve">. </w:t>
        </w:r>
      </w:ins>
      <w:ins w:id="299" w:author="Vin Hoey" w:date="2026-05-17T14:28:00Z" w16du:dateUtc="2026-05-17T19:28:00Z">
        <w:r>
          <w:rPr>
            <w:rFonts w:ascii="Arial" w:hAnsi="Arial" w:cs="Arial"/>
            <w:b/>
            <w:bCs/>
          </w:rPr>
          <w:t xml:space="preserve">If this section should </w:t>
        </w:r>
        <w:proofErr w:type="gramStart"/>
        <w:r>
          <w:rPr>
            <w:rFonts w:ascii="Arial" w:hAnsi="Arial" w:cs="Arial"/>
            <w:b/>
            <w:bCs/>
          </w:rPr>
          <w:t>be covered</w:t>
        </w:r>
        <w:proofErr w:type="gramEnd"/>
        <w:r>
          <w:rPr>
            <w:rFonts w:ascii="Arial" w:hAnsi="Arial" w:cs="Arial"/>
            <w:b/>
            <w:bCs/>
          </w:rPr>
          <w:t xml:space="preserve"> as part of our plan, </w:t>
        </w:r>
      </w:ins>
      <w:ins w:id="300" w:author="Vin Hoey" w:date="2026-05-17T14:27:00Z" w16du:dateUtc="2026-05-17T19:27:00Z">
        <w:r>
          <w:rPr>
            <w:rFonts w:ascii="Arial" w:hAnsi="Arial" w:cs="Arial"/>
            <w:b/>
            <w:bCs/>
          </w:rPr>
          <w:t>I suggest i</w:t>
        </w:r>
      </w:ins>
      <w:ins w:id="301" w:author="Vin Hoey" w:date="2026-05-17T14:28:00Z" w16du:dateUtc="2026-05-17T19:28:00Z">
        <w:r>
          <w:rPr>
            <w:rFonts w:ascii="Arial" w:hAnsi="Arial" w:cs="Arial"/>
            <w:b/>
            <w:bCs/>
          </w:rPr>
          <w:t xml:space="preserve">t </w:t>
        </w:r>
        <w:proofErr w:type="gramStart"/>
        <w:r>
          <w:rPr>
            <w:rFonts w:ascii="Arial" w:hAnsi="Arial" w:cs="Arial"/>
            <w:b/>
            <w:bCs/>
          </w:rPr>
          <w:t>be focused</w:t>
        </w:r>
        <w:proofErr w:type="gramEnd"/>
        <w:r>
          <w:rPr>
            <w:rFonts w:ascii="Arial" w:hAnsi="Arial" w:cs="Arial"/>
            <w:b/>
            <w:bCs/>
          </w:rPr>
          <w:t xml:space="preserve"> for now on Rwanda and reduce the scope of the Key Are</w:t>
        </w:r>
      </w:ins>
      <w:ins w:id="302" w:author="Vin Hoey" w:date="2026-05-17T17:03:00Z" w16du:dateUtc="2026-05-17T22:03:00Z">
        <w:r w:rsidR="00617DF6">
          <w:rPr>
            <w:rFonts w:ascii="Arial" w:hAnsi="Arial" w:cs="Arial"/>
            <w:b/>
            <w:bCs/>
          </w:rPr>
          <w:t>a</w:t>
        </w:r>
      </w:ins>
      <w:ins w:id="303" w:author="Vin Hoey" w:date="2026-05-17T14:28:00Z" w16du:dateUtc="2026-05-17T19:28:00Z">
        <w:r>
          <w:rPr>
            <w:rFonts w:ascii="Arial" w:hAnsi="Arial" w:cs="Arial"/>
            <w:b/>
            <w:bCs/>
          </w:rPr>
          <w:t xml:space="preserve">s section below to </w:t>
        </w:r>
      </w:ins>
      <w:ins w:id="304" w:author="Vin Hoey" w:date="2026-05-17T14:29:00Z" w16du:dateUtc="2026-05-17T19:29:00Z">
        <w:r>
          <w:rPr>
            <w:rFonts w:ascii="Arial" w:hAnsi="Arial" w:cs="Arial"/>
            <w:b/>
            <w:bCs/>
          </w:rPr>
          <w:t>those</w:t>
        </w:r>
      </w:ins>
      <w:ins w:id="305" w:author="Vin Hoey" w:date="2026-05-17T14:28:00Z" w16du:dateUtc="2026-05-17T19:28:00Z">
        <w:r>
          <w:rPr>
            <w:rFonts w:ascii="Arial" w:hAnsi="Arial" w:cs="Arial"/>
            <w:b/>
            <w:bCs/>
          </w:rPr>
          <w:t xml:space="preserve"> you plan to address first</w:t>
        </w:r>
      </w:ins>
      <w:ins w:id="306" w:author="Vin Hoey" w:date="2026-05-17T14:29:00Z" w16du:dateUtc="2026-05-17T19:29:00Z">
        <w:r>
          <w:rPr>
            <w:rFonts w:ascii="Arial" w:hAnsi="Arial" w:cs="Arial"/>
            <w:b/>
            <w:bCs/>
          </w:rPr>
          <w:t>.</w:t>
        </w:r>
      </w:ins>
      <w:ins w:id="307" w:author="Vin Hoey" w:date="2026-05-17T14:30:00Z" w16du:dateUtc="2026-05-17T19:30:00Z">
        <w:r w:rsidR="00282E24">
          <w:rPr>
            <w:rFonts w:ascii="Arial" w:hAnsi="Arial" w:cs="Arial"/>
            <w:b/>
            <w:bCs/>
          </w:rPr>
          <w:t xml:space="preserve"> </w:t>
        </w:r>
      </w:ins>
    </w:p>
    <w:p w14:paraId="644B62EB" w14:textId="2C854017" w:rsidR="00FA5057" w:rsidRPr="00864B12" w:rsidRDefault="00282E24" w:rsidP="00864B12">
      <w:pPr>
        <w:spacing w:after="120"/>
        <w:rPr>
          <w:rFonts w:ascii="Arial" w:hAnsi="Arial" w:cs="Arial"/>
          <w:b/>
          <w:bCs/>
          <w:rPrChange w:id="308" w:author="Vin Hoey" w:date="2026-05-17T14:07:00Z" w16du:dateUtc="2026-05-17T19:07:00Z">
            <w:rPr>
              <w:rFonts w:ascii="Arial" w:hAnsi="Arial" w:cs="Arial"/>
              <w:b/>
              <w:bCs/>
              <w:sz w:val="22"/>
              <w:szCs w:val="22"/>
            </w:rPr>
          </w:rPrChange>
        </w:rPr>
      </w:pPr>
      <w:ins w:id="309" w:author="Vin Hoey" w:date="2026-05-17T14:30:00Z" w16du:dateUtc="2026-05-17T19:30:00Z">
        <w:r>
          <w:rPr>
            <w:rFonts w:ascii="Arial" w:hAnsi="Arial" w:cs="Arial"/>
            <w:b/>
            <w:bCs/>
          </w:rPr>
          <w:t xml:space="preserve">Would it make sense to research any online vocational training </w:t>
        </w:r>
      </w:ins>
      <w:ins w:id="310" w:author="Vin Hoey" w:date="2026-05-17T17:04:00Z" w16du:dateUtc="2026-05-17T22:04:00Z">
        <w:r w:rsidR="00617DF6">
          <w:rPr>
            <w:rFonts w:ascii="Arial" w:hAnsi="Arial" w:cs="Arial"/>
            <w:b/>
            <w:bCs/>
          </w:rPr>
          <w:t>programs in Africa that address</w:t>
        </w:r>
      </w:ins>
      <w:ins w:id="311" w:author="Vin Hoey" w:date="2026-05-17T14:30:00Z" w16du:dateUtc="2026-05-17T19:30:00Z">
        <w:r>
          <w:rPr>
            <w:rFonts w:ascii="Arial" w:hAnsi="Arial" w:cs="Arial"/>
            <w:b/>
            <w:bCs/>
          </w:rPr>
          <w:t xml:space="preserve"> the key </w:t>
        </w:r>
      </w:ins>
      <w:ins w:id="312" w:author="Vin Hoey" w:date="2026-05-17T15:06:00Z" w16du:dateUtc="2026-05-17T20:06:00Z">
        <w:r w:rsidR="004135C5">
          <w:rPr>
            <w:rFonts w:ascii="Arial" w:hAnsi="Arial" w:cs="Arial"/>
            <w:b/>
            <w:bCs/>
          </w:rPr>
          <w:t xml:space="preserve">vocational training </w:t>
        </w:r>
      </w:ins>
      <w:ins w:id="313" w:author="Vin Hoey" w:date="2026-05-17T14:30:00Z" w16du:dateUtc="2026-05-17T19:30:00Z">
        <w:r>
          <w:rPr>
            <w:rFonts w:ascii="Arial" w:hAnsi="Arial" w:cs="Arial"/>
            <w:b/>
            <w:bCs/>
          </w:rPr>
          <w:t>you wish to address</w:t>
        </w:r>
      </w:ins>
      <w:ins w:id="314" w:author="Vin Hoey" w:date="2026-05-17T14:31:00Z" w16du:dateUtc="2026-05-17T19:31:00Z">
        <w:r>
          <w:rPr>
            <w:rFonts w:ascii="Arial" w:hAnsi="Arial" w:cs="Arial"/>
            <w:b/>
            <w:bCs/>
          </w:rPr>
          <w:t>?</w:t>
        </w:r>
      </w:ins>
      <w:ins w:id="315" w:author="Vin Hoey" w:date="2026-05-17T14:30:00Z" w16du:dateUtc="2026-05-17T19:30:00Z">
        <w:r>
          <w:rPr>
            <w:rFonts w:ascii="Arial" w:hAnsi="Arial" w:cs="Arial"/>
            <w:b/>
            <w:bCs/>
          </w:rPr>
          <w:t xml:space="preserve"> </w:t>
        </w:r>
      </w:ins>
      <w:ins w:id="316" w:author="Vin Hoey" w:date="2026-05-17T14:31:00Z" w16du:dateUtc="2026-05-17T19:31:00Z">
        <w:r w:rsidR="002E3D03">
          <w:rPr>
            <w:rFonts w:ascii="Arial" w:hAnsi="Arial" w:cs="Arial"/>
            <w:b/>
            <w:bCs/>
          </w:rPr>
          <w:t xml:space="preserve">For example, does Africa University or another university </w:t>
        </w:r>
      </w:ins>
      <w:ins w:id="317" w:author="Vin Hoey" w:date="2026-05-17T14:32:00Z" w16du:dateUtc="2026-05-17T19:32:00Z">
        <w:r w:rsidR="002E3D03">
          <w:rPr>
            <w:rFonts w:ascii="Arial" w:hAnsi="Arial" w:cs="Arial"/>
            <w:b/>
            <w:bCs/>
          </w:rPr>
          <w:t>offer</w:t>
        </w:r>
      </w:ins>
      <w:ins w:id="318" w:author="Vin Hoey" w:date="2026-05-17T14:31:00Z" w16du:dateUtc="2026-05-17T19:31:00Z">
        <w:r w:rsidR="002E3D03">
          <w:rPr>
            <w:rFonts w:ascii="Arial" w:hAnsi="Arial" w:cs="Arial"/>
            <w:b/>
            <w:bCs/>
          </w:rPr>
          <w:t xml:space="preserve"> online </w:t>
        </w:r>
      </w:ins>
      <w:ins w:id="319" w:author="Vin Hoey" w:date="2026-05-17T14:32:00Z" w16du:dateUtc="2026-05-17T19:32:00Z">
        <w:r w:rsidR="00AA4F6F">
          <w:rPr>
            <w:rFonts w:ascii="Arial" w:hAnsi="Arial" w:cs="Arial"/>
            <w:b/>
            <w:bCs/>
          </w:rPr>
          <w:t xml:space="preserve">vocational training </w:t>
        </w:r>
      </w:ins>
      <w:ins w:id="320" w:author="Vin Hoey" w:date="2026-05-17T14:31:00Z" w16du:dateUtc="2026-05-17T19:31:00Z">
        <w:r w:rsidR="002E3D03">
          <w:rPr>
            <w:rFonts w:ascii="Arial" w:hAnsi="Arial" w:cs="Arial"/>
            <w:b/>
            <w:bCs/>
          </w:rPr>
          <w:t>courses</w:t>
        </w:r>
      </w:ins>
      <w:ins w:id="321" w:author="Vin Hoey" w:date="2026-05-17T14:33:00Z" w16du:dateUtc="2026-05-17T19:33:00Z">
        <w:r w:rsidR="00B51CCA">
          <w:rPr>
            <w:rFonts w:ascii="Arial" w:hAnsi="Arial" w:cs="Arial"/>
            <w:b/>
            <w:bCs/>
          </w:rPr>
          <w:t xml:space="preserve"> that we could engage students in or adapt for use in Rwanda with their agreement</w:t>
        </w:r>
        <w:proofErr w:type="gramStart"/>
        <w:r w:rsidR="00B51CCA">
          <w:rPr>
            <w:rFonts w:ascii="Arial" w:hAnsi="Arial" w:cs="Arial"/>
            <w:b/>
            <w:bCs/>
          </w:rPr>
          <w:t xml:space="preserve">? </w:t>
        </w:r>
      </w:ins>
      <w:ins w:id="322" w:author="Vin Hoey" w:date="2026-05-17T14:31:00Z" w16du:dateUtc="2026-05-17T19:31:00Z">
        <w:r w:rsidR="002E3D03">
          <w:rPr>
            <w:rFonts w:ascii="Arial" w:hAnsi="Arial" w:cs="Arial"/>
            <w:b/>
            <w:bCs/>
          </w:rPr>
          <w:t xml:space="preserve"> </w:t>
        </w:r>
      </w:ins>
      <w:proofErr w:type="gramEnd"/>
      <w:ins w:id="323" w:author="Vin Hoey" w:date="2026-05-17T14:30:00Z" w16du:dateUtc="2026-05-17T19:30:00Z">
        <w:r>
          <w:rPr>
            <w:rFonts w:ascii="Arial" w:hAnsi="Arial" w:cs="Arial"/>
            <w:b/>
            <w:bCs/>
          </w:rPr>
          <w:t xml:space="preserve"> </w:t>
        </w:r>
      </w:ins>
      <w:ins w:id="324" w:author="Vin Hoey" w:date="2026-05-17T14:29:00Z" w16du:dateUtc="2026-05-17T19:29:00Z">
        <w:r w:rsidR="00FA5057">
          <w:rPr>
            <w:rFonts w:ascii="Arial" w:hAnsi="Arial" w:cs="Arial"/>
            <w:b/>
            <w:bCs/>
          </w:rPr>
          <w:t xml:space="preserve"> </w:t>
        </w:r>
      </w:ins>
      <w:ins w:id="325" w:author="Vin Hoey" w:date="2026-05-17T14:26:00Z" w16du:dateUtc="2026-05-17T19:26:00Z">
        <w:r w:rsidR="00FA5057">
          <w:rPr>
            <w:rFonts w:ascii="Arial" w:hAnsi="Arial" w:cs="Arial"/>
            <w:b/>
            <w:bCs/>
          </w:rPr>
          <w:t xml:space="preserve"> </w:t>
        </w:r>
      </w:ins>
      <w:ins w:id="326" w:author="Vin Hoey" w:date="2026-05-17T14:25:00Z" w16du:dateUtc="2026-05-17T19:25:00Z">
        <w:r w:rsidR="00FA5057">
          <w:rPr>
            <w:rFonts w:ascii="Arial" w:hAnsi="Arial" w:cs="Arial"/>
            <w:b/>
            <w:bCs/>
          </w:rPr>
          <w:t xml:space="preserve"> </w:t>
        </w:r>
      </w:ins>
    </w:p>
    <w:p w14:paraId="4AF11612" w14:textId="77777777" w:rsidR="00864B12" w:rsidRDefault="00864B12" w:rsidP="00864B12">
      <w:pPr>
        <w:spacing w:after="120"/>
        <w:rPr>
          <w:ins w:id="327" w:author="Vin Hoey" w:date="2026-05-17T14:13:00Z" w16du:dateUtc="2026-05-17T19:13:00Z"/>
          <w:rFonts w:ascii="Arial" w:hAnsi="Arial" w:cs="Arial"/>
          <w:sz w:val="22"/>
          <w:szCs w:val="22"/>
        </w:rPr>
      </w:pPr>
      <w:r w:rsidRPr="00864B12">
        <w:rPr>
          <w:rFonts w:ascii="Arial" w:hAnsi="Arial" w:cs="Arial"/>
          <w:sz w:val="22"/>
          <w:szCs w:val="22"/>
          <w:rPrChange w:id="328" w:author="Vin Hoey" w:date="2026-05-17T14:07:00Z" w16du:dateUtc="2026-05-17T19:07:00Z">
            <w:rPr>
              <w:rFonts w:ascii="Arial" w:hAnsi="Arial" w:cs="Arial"/>
              <w:b/>
              <w:bCs/>
              <w:sz w:val="22"/>
              <w:szCs w:val="22"/>
            </w:rPr>
          </w:rPrChange>
        </w:rPr>
        <w:t>Responding to the scarcity of jobs, the unemployment issue among refugee /immigrant youth, and the gap between industry and skilled labor, we observed that it is necessary to establish career paths for young people and those who need to change careers or upgrade their skills to meet the labor market's needs.</w:t>
      </w:r>
    </w:p>
    <w:p w14:paraId="50C062C7" w14:textId="5BE84E14" w:rsidR="002B4707" w:rsidRPr="002B4707" w:rsidRDefault="002B4707" w:rsidP="002B4707">
      <w:pPr>
        <w:spacing w:after="120"/>
        <w:rPr>
          <w:rFonts w:ascii="Arial" w:hAnsi="Arial" w:cs="Arial"/>
          <w:sz w:val="22"/>
          <w:szCs w:val="22"/>
        </w:rPr>
      </w:pPr>
      <w:r w:rsidRPr="002B4707">
        <w:rPr>
          <w:rFonts w:ascii="Arial" w:hAnsi="Arial" w:cs="Arial"/>
          <w:sz w:val="22"/>
          <w:szCs w:val="22"/>
        </w:rPr>
        <w:t xml:space="preserve">The Engineers4Humanity Institute is an e-learning platform that will serve as a skill development, research, and innovation hub, providing affordable, accessible education to vulnerable youth, primarily refugees </w:t>
      </w:r>
      <w:ins w:id="329" w:author="Vin Hoey" w:date="2026-05-17T14:25:00Z" w16du:dateUtc="2026-05-17T19:25:00Z">
        <w:r w:rsidR="00FA5057">
          <w:rPr>
            <w:rFonts w:ascii="Arial" w:hAnsi="Arial" w:cs="Arial"/>
            <w:sz w:val="22"/>
            <w:szCs w:val="22"/>
          </w:rPr>
          <w:t>in Rwanda</w:t>
        </w:r>
      </w:ins>
      <w:del w:id="330" w:author="Vin Hoey" w:date="2026-05-17T14:25:00Z" w16du:dateUtc="2026-05-17T19:25:00Z">
        <w:r w:rsidRPr="002B4707" w:rsidDel="00FA5057">
          <w:rPr>
            <w:rFonts w:ascii="Arial" w:hAnsi="Arial" w:cs="Arial"/>
            <w:sz w:val="22"/>
            <w:szCs w:val="22"/>
          </w:rPr>
          <w:delText>worldwide.</w:delText>
        </w:r>
      </w:del>
    </w:p>
    <w:p w14:paraId="7F9A4E72" w14:textId="78C250B9" w:rsidR="002B4707" w:rsidRPr="002B4707" w:rsidRDefault="002B4707" w:rsidP="002B4707">
      <w:pPr>
        <w:spacing w:after="120"/>
        <w:rPr>
          <w:rFonts w:ascii="Arial" w:hAnsi="Arial" w:cs="Arial"/>
          <w:sz w:val="22"/>
          <w:szCs w:val="22"/>
        </w:rPr>
      </w:pPr>
      <w:r w:rsidRPr="002B4707">
        <w:rPr>
          <w:rFonts w:ascii="Arial" w:hAnsi="Arial" w:cs="Arial"/>
          <w:sz w:val="22"/>
          <w:szCs w:val="22"/>
        </w:rPr>
        <w:t xml:space="preserve">This Institute serves as a center of excellence and a career-path program that helps refugees, </w:t>
      </w:r>
      <w:ins w:id="331" w:author="Vin Hoey" w:date="2026-05-17T14:25:00Z" w16du:dateUtc="2026-05-17T19:25:00Z">
        <w:r w:rsidR="00FA5057">
          <w:rPr>
            <w:rFonts w:ascii="Arial" w:hAnsi="Arial" w:cs="Arial"/>
            <w:sz w:val="22"/>
            <w:szCs w:val="22"/>
          </w:rPr>
          <w:t>i</w:t>
        </w:r>
      </w:ins>
      <w:del w:id="332" w:author="Vin Hoey" w:date="2026-05-17T14:25:00Z" w16du:dateUtc="2026-05-17T19:25:00Z">
        <w:r w:rsidRPr="002B4707" w:rsidDel="00FA5057">
          <w:rPr>
            <w:rFonts w:ascii="Arial" w:hAnsi="Arial" w:cs="Arial"/>
            <w:sz w:val="22"/>
            <w:szCs w:val="22"/>
          </w:rPr>
          <w:delText>I</w:delText>
        </w:r>
      </w:del>
      <w:r w:rsidRPr="002B4707">
        <w:rPr>
          <w:rFonts w:ascii="Arial" w:hAnsi="Arial" w:cs="Arial"/>
          <w:sz w:val="22"/>
          <w:szCs w:val="22"/>
        </w:rPr>
        <w:t>mmigrants, and vulnerable youth acquire the tools and skills needed to break the cycle of poverty and become self-reliant.</w:t>
      </w:r>
    </w:p>
    <w:p w14:paraId="5DC069AB" w14:textId="120D034A" w:rsidR="002B4707" w:rsidRPr="002B4707" w:rsidRDefault="002B4707" w:rsidP="002B4707">
      <w:pPr>
        <w:spacing w:after="120"/>
        <w:rPr>
          <w:rFonts w:ascii="Arial" w:hAnsi="Arial" w:cs="Arial"/>
          <w:sz w:val="22"/>
          <w:szCs w:val="22"/>
        </w:rPr>
      </w:pPr>
      <w:r w:rsidRPr="002B4707">
        <w:rPr>
          <w:rFonts w:ascii="Arial" w:hAnsi="Arial" w:cs="Arial"/>
          <w:sz w:val="22"/>
          <w:szCs w:val="22"/>
        </w:rPr>
        <w:t xml:space="preserve">We are committed to collaborating with career development centers, the construction industry, academia, the private sector, and the government to transform refugee youth and immigrants into a highly skilled, competitive workforce that excels </w:t>
      </w:r>
      <w:del w:id="333" w:author="Vin Hoey" w:date="2026-05-17T14:26:00Z" w16du:dateUtc="2026-05-17T19:26:00Z">
        <w:r w:rsidRPr="002B4707" w:rsidDel="00FA5057">
          <w:rPr>
            <w:rFonts w:ascii="Arial" w:hAnsi="Arial" w:cs="Arial"/>
            <w:sz w:val="22"/>
            <w:szCs w:val="22"/>
          </w:rPr>
          <w:delText xml:space="preserve">globally </w:delText>
        </w:r>
      </w:del>
      <w:r w:rsidRPr="002B4707">
        <w:rPr>
          <w:rFonts w:ascii="Arial" w:hAnsi="Arial" w:cs="Arial"/>
          <w:sz w:val="22"/>
          <w:szCs w:val="22"/>
        </w:rPr>
        <w:t>and contributes positively to national development.</w:t>
      </w:r>
    </w:p>
    <w:p w14:paraId="39A2A182" w14:textId="60C7C43E" w:rsidR="002B4707" w:rsidRPr="002B4707" w:rsidRDefault="002B4707" w:rsidP="002B4707">
      <w:pPr>
        <w:spacing w:after="120"/>
        <w:rPr>
          <w:rFonts w:ascii="Arial" w:hAnsi="Arial" w:cs="Arial"/>
          <w:b/>
          <w:bCs/>
          <w:sz w:val="22"/>
          <w:szCs w:val="22"/>
        </w:rPr>
      </w:pPr>
      <w:r w:rsidRPr="002B4707">
        <w:rPr>
          <w:rFonts w:ascii="Arial" w:hAnsi="Arial" w:cs="Arial"/>
          <w:b/>
          <w:bCs/>
          <w:sz w:val="22"/>
          <w:szCs w:val="22"/>
        </w:rPr>
        <w:t xml:space="preserve">Key </w:t>
      </w:r>
      <w:ins w:id="334" w:author="Vin Hoey" w:date="2026-05-17T14:29:00Z" w16du:dateUtc="2026-05-17T19:29:00Z">
        <w:r w:rsidR="00E25331">
          <w:rPr>
            <w:rFonts w:ascii="Arial" w:hAnsi="Arial" w:cs="Arial"/>
            <w:b/>
            <w:bCs/>
            <w:sz w:val="22"/>
            <w:szCs w:val="22"/>
          </w:rPr>
          <w:t xml:space="preserve">Initial </w:t>
        </w:r>
      </w:ins>
      <w:r w:rsidRPr="002B4707">
        <w:rPr>
          <w:rFonts w:ascii="Arial" w:hAnsi="Arial" w:cs="Arial"/>
          <w:b/>
          <w:bCs/>
          <w:sz w:val="22"/>
          <w:szCs w:val="22"/>
        </w:rPr>
        <w:t>Focus Area</w:t>
      </w:r>
      <w:ins w:id="335" w:author="Vin Hoey" w:date="2026-05-17T14:26:00Z" w16du:dateUtc="2026-05-17T19:26:00Z">
        <w:r w:rsidR="00FA5057">
          <w:rPr>
            <w:rFonts w:ascii="Arial" w:hAnsi="Arial" w:cs="Arial"/>
            <w:b/>
            <w:bCs/>
            <w:sz w:val="22"/>
            <w:szCs w:val="22"/>
          </w:rPr>
          <w:t>s</w:t>
        </w:r>
      </w:ins>
      <w:r w:rsidRPr="002B4707">
        <w:rPr>
          <w:rFonts w:ascii="Arial" w:hAnsi="Arial" w:cs="Arial"/>
          <w:b/>
          <w:bCs/>
          <w:sz w:val="22"/>
          <w:szCs w:val="22"/>
        </w:rPr>
        <w:t>:</w:t>
      </w:r>
      <w:ins w:id="336" w:author="Vin Hoey" w:date="2026-05-17T14:29:00Z" w16du:dateUtc="2026-05-17T19:29:00Z">
        <w:r w:rsidR="00E25331">
          <w:rPr>
            <w:rFonts w:ascii="Arial" w:hAnsi="Arial" w:cs="Arial"/>
            <w:b/>
            <w:bCs/>
            <w:sz w:val="22"/>
            <w:szCs w:val="22"/>
          </w:rPr>
          <w:t xml:space="preserve"> (</w:t>
        </w:r>
      </w:ins>
      <w:ins w:id="337" w:author="Vin Hoey" w:date="2026-05-17T14:37:00Z" w16du:dateUtc="2026-05-17T19:37:00Z">
        <w:r w:rsidR="00571B9E">
          <w:rPr>
            <w:rFonts w:ascii="Arial" w:hAnsi="Arial" w:cs="Arial"/>
            <w:b/>
            <w:bCs/>
            <w:sz w:val="22"/>
            <w:szCs w:val="22"/>
          </w:rPr>
          <w:t xml:space="preserve">Is it too soon to list priority areas without more research on </w:t>
        </w:r>
        <w:proofErr w:type="gramStart"/>
        <w:r w:rsidR="00571B9E">
          <w:rPr>
            <w:rFonts w:ascii="Arial" w:hAnsi="Arial" w:cs="Arial"/>
            <w:b/>
            <w:bCs/>
            <w:sz w:val="22"/>
            <w:szCs w:val="22"/>
          </w:rPr>
          <w:t>what’s</w:t>
        </w:r>
        <w:proofErr w:type="gramEnd"/>
        <w:r w:rsidR="00571B9E">
          <w:rPr>
            <w:rFonts w:ascii="Arial" w:hAnsi="Arial" w:cs="Arial"/>
            <w:b/>
            <w:bCs/>
            <w:sz w:val="22"/>
            <w:szCs w:val="22"/>
          </w:rPr>
          <w:t xml:space="preserve"> already available</w:t>
        </w:r>
      </w:ins>
      <w:ins w:id="338" w:author="Vin Hoey" w:date="2026-05-17T14:38:00Z" w16du:dateUtc="2026-05-17T19:38:00Z">
        <w:r w:rsidR="00571B9E">
          <w:rPr>
            <w:rFonts w:ascii="Arial" w:hAnsi="Arial" w:cs="Arial"/>
            <w:b/>
            <w:bCs/>
            <w:sz w:val="22"/>
            <w:szCs w:val="22"/>
          </w:rPr>
          <w:t>? A</w:t>
        </w:r>
      </w:ins>
      <w:ins w:id="339" w:author="Vin Hoey" w:date="2026-05-17T14:37:00Z" w16du:dateUtc="2026-05-17T19:37:00Z">
        <w:r w:rsidR="00571B9E">
          <w:rPr>
            <w:rFonts w:ascii="Arial" w:hAnsi="Arial" w:cs="Arial"/>
            <w:b/>
            <w:bCs/>
            <w:sz w:val="22"/>
            <w:szCs w:val="22"/>
          </w:rPr>
          <w:t xml:space="preserve">nd to plan how </w:t>
        </w:r>
        <w:proofErr w:type="gramStart"/>
        <w:r w:rsidR="00571B9E">
          <w:rPr>
            <w:rFonts w:ascii="Arial" w:hAnsi="Arial" w:cs="Arial"/>
            <w:b/>
            <w:bCs/>
            <w:sz w:val="22"/>
            <w:szCs w:val="22"/>
          </w:rPr>
          <w:t>much</w:t>
        </w:r>
        <w:proofErr w:type="gramEnd"/>
        <w:r w:rsidR="00571B9E">
          <w:rPr>
            <w:rFonts w:ascii="Arial" w:hAnsi="Arial" w:cs="Arial"/>
            <w:b/>
            <w:bCs/>
            <w:sz w:val="22"/>
            <w:szCs w:val="22"/>
          </w:rPr>
          <w:t xml:space="preserve"> effort to allocate for this objective, vs. other areas of work? </w:t>
        </w:r>
      </w:ins>
    </w:p>
    <w:p w14:paraId="2F1AD0A5" w14:textId="77777777" w:rsidR="002B4707" w:rsidRPr="002B4707" w:rsidRDefault="002B4707" w:rsidP="00DD0E8B">
      <w:pPr>
        <w:spacing w:after="120"/>
        <w:ind w:left="900" w:hanging="90"/>
        <w:rPr>
          <w:rFonts w:ascii="Arial" w:hAnsi="Arial" w:cs="Arial"/>
          <w:sz w:val="22"/>
          <w:szCs w:val="22"/>
        </w:rPr>
        <w:pPrChange w:id="340" w:author="Vin Hoey" w:date="2026-05-17T14:24:00Z" w16du:dateUtc="2026-05-17T19:24:00Z">
          <w:pPr>
            <w:numPr>
              <w:numId w:val="2"/>
            </w:numPr>
            <w:tabs>
              <w:tab w:val="num" w:pos="720"/>
            </w:tabs>
            <w:spacing w:after="120"/>
            <w:ind w:left="720" w:hanging="360"/>
          </w:pPr>
        </w:pPrChange>
      </w:pPr>
      <w:r w:rsidRPr="002B4707">
        <w:rPr>
          <w:rFonts w:ascii="Arial" w:hAnsi="Arial" w:cs="Arial"/>
          <w:sz w:val="22"/>
          <w:szCs w:val="22"/>
        </w:rPr>
        <w:t>•Engineering and Technical Skills Development</w:t>
      </w:r>
    </w:p>
    <w:p w14:paraId="32C30A4E" w14:textId="77777777" w:rsidR="002B4707" w:rsidRPr="002B4707" w:rsidRDefault="002B4707" w:rsidP="00DD0E8B">
      <w:pPr>
        <w:spacing w:after="120"/>
        <w:ind w:left="900" w:hanging="90"/>
        <w:rPr>
          <w:rFonts w:ascii="Arial" w:hAnsi="Arial" w:cs="Arial"/>
          <w:sz w:val="22"/>
          <w:szCs w:val="22"/>
        </w:rPr>
        <w:pPrChange w:id="341" w:author="Vin Hoey" w:date="2026-05-17T14:24:00Z" w16du:dateUtc="2026-05-17T19:24:00Z">
          <w:pPr>
            <w:numPr>
              <w:numId w:val="2"/>
            </w:numPr>
            <w:tabs>
              <w:tab w:val="num" w:pos="720"/>
            </w:tabs>
            <w:spacing w:after="120"/>
            <w:ind w:left="720" w:hanging="360"/>
          </w:pPr>
        </w:pPrChange>
      </w:pPr>
      <w:r w:rsidRPr="002B4707">
        <w:rPr>
          <w:rFonts w:ascii="Arial" w:hAnsi="Arial" w:cs="Arial"/>
          <w:sz w:val="22"/>
          <w:szCs w:val="22"/>
        </w:rPr>
        <w:t>•Project Management</w:t>
      </w:r>
    </w:p>
    <w:p w14:paraId="7F6F2D4C" w14:textId="77777777" w:rsidR="002B4707" w:rsidRPr="002B4707" w:rsidRDefault="002B4707" w:rsidP="00DD0E8B">
      <w:pPr>
        <w:spacing w:after="120"/>
        <w:ind w:left="900" w:hanging="90"/>
        <w:rPr>
          <w:rFonts w:ascii="Arial" w:hAnsi="Arial" w:cs="Arial"/>
          <w:sz w:val="22"/>
          <w:szCs w:val="22"/>
        </w:rPr>
        <w:pPrChange w:id="342" w:author="Vin Hoey" w:date="2026-05-17T14:24:00Z" w16du:dateUtc="2026-05-17T19:24:00Z">
          <w:pPr>
            <w:numPr>
              <w:numId w:val="2"/>
            </w:numPr>
            <w:tabs>
              <w:tab w:val="num" w:pos="720"/>
            </w:tabs>
            <w:spacing w:after="120"/>
            <w:ind w:left="720" w:hanging="360"/>
          </w:pPr>
        </w:pPrChange>
      </w:pPr>
      <w:r w:rsidRPr="002B4707">
        <w:rPr>
          <w:rFonts w:ascii="Arial" w:hAnsi="Arial" w:cs="Arial"/>
          <w:sz w:val="22"/>
          <w:szCs w:val="22"/>
        </w:rPr>
        <w:t xml:space="preserve">•Leadership &amp; </w:t>
      </w:r>
      <w:proofErr w:type="gramStart"/>
      <w:r w:rsidRPr="002B4707">
        <w:rPr>
          <w:rFonts w:ascii="Arial" w:hAnsi="Arial" w:cs="Arial"/>
          <w:sz w:val="22"/>
          <w:szCs w:val="22"/>
        </w:rPr>
        <w:t>Interpersonal skills</w:t>
      </w:r>
      <w:proofErr w:type="gramEnd"/>
      <w:r w:rsidRPr="002B4707">
        <w:rPr>
          <w:rFonts w:ascii="Arial" w:hAnsi="Arial" w:cs="Arial"/>
          <w:sz w:val="22"/>
          <w:szCs w:val="22"/>
        </w:rPr>
        <w:t xml:space="preserve"> development</w:t>
      </w:r>
    </w:p>
    <w:p w14:paraId="6729AA14" w14:textId="77777777" w:rsidR="002B4707" w:rsidRPr="002B4707" w:rsidRDefault="002B4707" w:rsidP="00DD0E8B">
      <w:pPr>
        <w:spacing w:after="120"/>
        <w:ind w:left="900" w:hanging="90"/>
        <w:rPr>
          <w:rFonts w:ascii="Arial" w:hAnsi="Arial" w:cs="Arial"/>
          <w:sz w:val="22"/>
          <w:szCs w:val="22"/>
        </w:rPr>
        <w:pPrChange w:id="343" w:author="Vin Hoey" w:date="2026-05-17T14:24:00Z" w16du:dateUtc="2026-05-17T19:24:00Z">
          <w:pPr>
            <w:numPr>
              <w:numId w:val="2"/>
            </w:numPr>
            <w:tabs>
              <w:tab w:val="num" w:pos="720"/>
            </w:tabs>
            <w:spacing w:after="120"/>
            <w:ind w:left="720" w:hanging="360"/>
          </w:pPr>
        </w:pPrChange>
      </w:pPr>
      <w:r w:rsidRPr="002B4707">
        <w:rPr>
          <w:rFonts w:ascii="Arial" w:hAnsi="Arial" w:cs="Arial"/>
          <w:sz w:val="22"/>
          <w:szCs w:val="22"/>
        </w:rPr>
        <w:t>•Entrepreneurship and Finance Literacy</w:t>
      </w:r>
    </w:p>
    <w:p w14:paraId="446EA9A4" w14:textId="77777777" w:rsidR="002B4707" w:rsidRDefault="002B4707" w:rsidP="00DD0E8B">
      <w:pPr>
        <w:spacing w:after="120"/>
        <w:ind w:left="900" w:hanging="90"/>
        <w:rPr>
          <w:ins w:id="344" w:author="Vin Hoey" w:date="2026-05-17T14:50:00Z" w16du:dateUtc="2026-05-17T19:50:00Z"/>
          <w:rFonts w:ascii="Arial" w:hAnsi="Arial" w:cs="Arial"/>
          <w:sz w:val="22"/>
          <w:szCs w:val="22"/>
        </w:rPr>
      </w:pPr>
      <w:r w:rsidRPr="002B4707">
        <w:rPr>
          <w:rFonts w:ascii="Arial" w:hAnsi="Arial" w:cs="Arial"/>
          <w:sz w:val="22"/>
          <w:szCs w:val="22"/>
        </w:rPr>
        <w:t>•Environmental protection &amp; disaster management</w:t>
      </w:r>
    </w:p>
    <w:p w14:paraId="72056AE4" w14:textId="77777777" w:rsidR="00D91B78" w:rsidRDefault="00D91B78" w:rsidP="00DD0E8B">
      <w:pPr>
        <w:spacing w:after="120"/>
        <w:ind w:left="900" w:hanging="90"/>
        <w:rPr>
          <w:ins w:id="345" w:author="Vin Hoey" w:date="2026-05-17T14:50:00Z" w16du:dateUtc="2026-05-17T19:50:00Z"/>
          <w:rFonts w:ascii="Arial" w:hAnsi="Arial" w:cs="Arial"/>
          <w:sz w:val="22"/>
          <w:szCs w:val="22"/>
        </w:rPr>
      </w:pPr>
    </w:p>
    <w:p w14:paraId="0942EAC3" w14:textId="37EB481C" w:rsidR="00D91B78" w:rsidRPr="001C2A08" w:rsidRDefault="00D91B78" w:rsidP="00D91B78">
      <w:pPr>
        <w:rPr>
          <w:ins w:id="346" w:author="Vin Hoey" w:date="2026-05-17T14:50:00Z" w16du:dateUtc="2026-05-17T19:50:00Z"/>
          <w:rFonts w:ascii="Arial" w:hAnsi="Arial" w:cs="Arial"/>
          <w:b/>
          <w:bCs/>
        </w:rPr>
      </w:pPr>
      <w:proofErr w:type="gramStart"/>
      <w:ins w:id="347" w:author="Vin Hoey" w:date="2026-05-17T14:50:00Z" w16du:dateUtc="2026-05-17T19:50:00Z">
        <w:r w:rsidRPr="001C2A08">
          <w:rPr>
            <w:rFonts w:ascii="Arial" w:hAnsi="Arial" w:cs="Arial"/>
            <w:b/>
            <w:bCs/>
          </w:rPr>
          <w:t>Let’s</w:t>
        </w:r>
        <w:proofErr w:type="gramEnd"/>
        <w:r w:rsidRPr="001C2A08">
          <w:rPr>
            <w:rFonts w:ascii="Arial" w:hAnsi="Arial" w:cs="Arial"/>
            <w:b/>
            <w:bCs/>
          </w:rPr>
          <w:t xml:space="preserve"> discuss th</w:t>
        </w:r>
      </w:ins>
      <w:ins w:id="348" w:author="Vin Hoey" w:date="2026-05-17T15:07:00Z" w16du:dateUtc="2026-05-17T20:07:00Z">
        <w:r w:rsidR="00861E8E">
          <w:rPr>
            <w:rFonts w:ascii="Arial" w:hAnsi="Arial" w:cs="Arial"/>
            <w:b/>
            <w:bCs/>
          </w:rPr>
          <w:t>e</w:t>
        </w:r>
      </w:ins>
      <w:ins w:id="349" w:author="Vin Hoey" w:date="2026-05-17T14:50:00Z" w16du:dateUtc="2026-05-17T19:50:00Z">
        <w:r w:rsidRPr="001C2A08">
          <w:rPr>
            <w:rFonts w:ascii="Arial" w:hAnsi="Arial" w:cs="Arial"/>
            <w:b/>
            <w:bCs/>
          </w:rPr>
          <w:t xml:space="preserve"> data </w:t>
        </w:r>
      </w:ins>
      <w:ins w:id="350" w:author="Vin Hoey" w:date="2026-05-17T15:07:00Z" w16du:dateUtc="2026-05-17T20:07:00Z">
        <w:r w:rsidR="00861E8E">
          <w:rPr>
            <w:rFonts w:ascii="Arial" w:hAnsi="Arial" w:cs="Arial"/>
            <w:b/>
            <w:bCs/>
          </w:rPr>
          <w:t xml:space="preserve">below </w:t>
        </w:r>
      </w:ins>
      <w:ins w:id="351" w:author="Vin Hoey" w:date="2026-05-17T14:50:00Z" w16du:dateUtc="2026-05-17T19:50:00Z">
        <w:r w:rsidRPr="001C2A08">
          <w:rPr>
            <w:rFonts w:ascii="Arial" w:hAnsi="Arial" w:cs="Arial"/>
            <w:b/>
            <w:bCs/>
          </w:rPr>
          <w:t xml:space="preserve">from the Bridge2Rwanda website – does it impact </w:t>
        </w:r>
      </w:ins>
      <w:ins w:id="352" w:author="Vin Hoey" w:date="2026-05-17T17:05:00Z" w16du:dateUtc="2026-05-17T22:05:00Z">
        <w:r w:rsidR="00BA6E27">
          <w:rPr>
            <w:rFonts w:ascii="Arial" w:hAnsi="Arial" w:cs="Arial"/>
            <w:b/>
            <w:bCs/>
          </w:rPr>
          <w:t xml:space="preserve">plans for </w:t>
        </w:r>
      </w:ins>
      <w:ins w:id="353" w:author="Vin Hoey" w:date="2026-05-17T14:50:00Z" w16du:dateUtc="2026-05-17T19:50:00Z">
        <w:r w:rsidRPr="001C2A08">
          <w:rPr>
            <w:rFonts w:ascii="Arial" w:hAnsi="Arial" w:cs="Arial"/>
            <w:b/>
            <w:bCs/>
          </w:rPr>
          <w:t xml:space="preserve">this </w:t>
        </w:r>
      </w:ins>
      <w:ins w:id="354" w:author="Vin Hoey" w:date="2026-05-17T15:06:00Z" w16du:dateUtc="2026-05-17T20:06:00Z">
        <w:r w:rsidR="00F903A2">
          <w:rPr>
            <w:rFonts w:ascii="Arial" w:hAnsi="Arial" w:cs="Arial"/>
            <w:b/>
            <w:bCs/>
          </w:rPr>
          <w:t>v</w:t>
        </w:r>
      </w:ins>
      <w:ins w:id="355" w:author="Vin Hoey" w:date="2026-05-17T15:07:00Z" w16du:dateUtc="2026-05-17T20:07:00Z">
        <w:r w:rsidR="00F903A2">
          <w:rPr>
            <w:rFonts w:ascii="Arial" w:hAnsi="Arial" w:cs="Arial"/>
            <w:b/>
            <w:bCs/>
          </w:rPr>
          <w:t xml:space="preserve">ocational </w:t>
        </w:r>
        <w:r w:rsidR="00861E8E">
          <w:rPr>
            <w:rFonts w:ascii="Arial" w:hAnsi="Arial" w:cs="Arial"/>
            <w:b/>
            <w:bCs/>
          </w:rPr>
          <w:t>training</w:t>
        </w:r>
        <w:r w:rsidR="00F903A2">
          <w:rPr>
            <w:rFonts w:ascii="Arial" w:hAnsi="Arial" w:cs="Arial"/>
            <w:b/>
            <w:bCs/>
          </w:rPr>
          <w:t xml:space="preserve"> and </w:t>
        </w:r>
      </w:ins>
      <w:ins w:id="356" w:author="Vin Hoey" w:date="2026-05-17T17:05:00Z" w16du:dateUtc="2026-05-17T22:05:00Z">
        <w:r w:rsidR="00BA6E27">
          <w:rPr>
            <w:rFonts w:ascii="Arial" w:hAnsi="Arial" w:cs="Arial"/>
            <w:b/>
            <w:bCs/>
          </w:rPr>
          <w:t xml:space="preserve">for </w:t>
        </w:r>
      </w:ins>
      <w:ins w:id="357" w:author="Vin Hoey" w:date="2026-05-17T15:07:00Z" w16du:dateUtc="2026-05-17T20:07:00Z">
        <w:r w:rsidR="00F903A2">
          <w:rPr>
            <w:rFonts w:ascii="Arial" w:hAnsi="Arial" w:cs="Arial"/>
            <w:b/>
            <w:bCs/>
          </w:rPr>
          <w:t>our education programs</w:t>
        </w:r>
      </w:ins>
      <w:ins w:id="358" w:author="Vin Hoey" w:date="2026-05-17T14:50:00Z" w16du:dateUtc="2026-05-17T19:50:00Z">
        <w:r w:rsidRPr="001C2A08">
          <w:rPr>
            <w:rFonts w:ascii="Arial" w:hAnsi="Arial" w:cs="Arial"/>
            <w:b/>
            <w:bCs/>
          </w:rPr>
          <w:t xml:space="preserve">? </w:t>
        </w:r>
      </w:ins>
    </w:p>
    <w:p w14:paraId="6734E7F2" w14:textId="77777777" w:rsidR="00D91B78" w:rsidRPr="001C2A08" w:rsidRDefault="00D91B78" w:rsidP="00D91B78">
      <w:pPr>
        <w:rPr>
          <w:ins w:id="359" w:author="Vin Hoey" w:date="2026-05-17T14:50:00Z" w16du:dateUtc="2026-05-17T19:50:00Z"/>
          <w:rFonts w:ascii="Arial" w:hAnsi="Arial" w:cs="Arial"/>
        </w:rPr>
      </w:pPr>
      <w:ins w:id="360" w:author="Vin Hoey" w:date="2026-05-17T14:50:00Z" w16du:dateUtc="2026-05-17T19:50:00Z">
        <w:r w:rsidRPr="001C2A08">
          <w:rPr>
            <w:rFonts w:ascii="Arial" w:hAnsi="Arial" w:cs="Arial"/>
          </w:rPr>
          <w:t>Bursting </w:t>
        </w:r>
        <w:r w:rsidRPr="001C2A08">
          <w:rPr>
            <w:rFonts w:ascii="Arial" w:hAnsi="Arial" w:cs="Arial"/>
            <w:b/>
            <w:bCs/>
          </w:rPr>
          <w:t>Bottlenecks</w:t>
        </w:r>
      </w:ins>
    </w:p>
    <w:p w14:paraId="73B32D15" w14:textId="77777777" w:rsidR="00D91B78" w:rsidRPr="001C2A08" w:rsidRDefault="00D91B78" w:rsidP="00D91B78">
      <w:pPr>
        <w:pStyle w:val="ListParagraph"/>
        <w:numPr>
          <w:ilvl w:val="0"/>
          <w:numId w:val="1"/>
        </w:numPr>
        <w:rPr>
          <w:ins w:id="361" w:author="Vin Hoey" w:date="2026-05-17T14:50:00Z" w16du:dateUtc="2026-05-17T19:50:00Z"/>
          <w:rFonts w:ascii="Arial" w:hAnsi="Arial" w:cs="Arial"/>
        </w:rPr>
      </w:pPr>
      <w:ins w:id="362" w:author="Vin Hoey" w:date="2026-05-17T14:50:00Z" w16du:dateUtc="2026-05-17T19:50:00Z">
        <w:r w:rsidRPr="001C2A08">
          <w:rPr>
            <w:rFonts w:ascii="Arial" w:hAnsi="Arial" w:cs="Arial"/>
          </w:rPr>
          <w:t>Today, </w:t>
        </w:r>
        <w:r w:rsidRPr="001C2A08">
          <w:rPr>
            <w:rFonts w:ascii="Arial" w:hAnsi="Arial" w:cs="Arial"/>
            <w:b/>
            <w:bCs/>
          </w:rPr>
          <w:t>only 15%</w:t>
        </w:r>
        <w:r w:rsidRPr="001C2A08">
          <w:rPr>
            <w:rFonts w:ascii="Arial" w:hAnsi="Arial" w:cs="Arial"/>
          </w:rPr>
          <w:t xml:space="preserve"> of Rwanda's 13.5 million citizens have a high school </w:t>
        </w:r>
        <w:proofErr w:type="gramStart"/>
        <w:r w:rsidRPr="001C2A08">
          <w:rPr>
            <w:rFonts w:ascii="Arial" w:hAnsi="Arial" w:cs="Arial"/>
          </w:rPr>
          <w:t>diploma</w:t>
        </w:r>
        <w:proofErr w:type="gramEnd"/>
        <w:r w:rsidRPr="001C2A08">
          <w:rPr>
            <w:rFonts w:ascii="Arial" w:hAnsi="Arial" w:cs="Arial"/>
            <w:b/>
            <w:bCs/>
          </w:rPr>
          <w:t xml:space="preserve">                 </w:t>
        </w:r>
      </w:ins>
    </w:p>
    <w:p w14:paraId="3BD56B0D" w14:textId="77777777" w:rsidR="00D91B78" w:rsidRPr="001C2A08" w:rsidRDefault="00D91B78" w:rsidP="00D91B78">
      <w:pPr>
        <w:pStyle w:val="ListParagraph"/>
        <w:numPr>
          <w:ilvl w:val="0"/>
          <w:numId w:val="1"/>
        </w:numPr>
        <w:rPr>
          <w:ins w:id="363" w:author="Vin Hoey" w:date="2026-05-17T14:50:00Z" w16du:dateUtc="2026-05-17T19:50:00Z"/>
          <w:rFonts w:ascii="Arial" w:hAnsi="Arial" w:cs="Arial"/>
        </w:rPr>
      </w:pPr>
      <w:ins w:id="364" w:author="Vin Hoey" w:date="2026-05-17T14:50:00Z" w16du:dateUtc="2026-05-17T19:50:00Z">
        <w:r w:rsidRPr="001C2A08">
          <w:rPr>
            <w:rFonts w:ascii="Arial" w:hAnsi="Arial" w:cs="Arial"/>
            <w:b/>
            <w:bCs/>
          </w:rPr>
          <w:t>Only 3%</w:t>
        </w:r>
        <w:r w:rsidRPr="001C2A08">
          <w:rPr>
            <w:rFonts w:ascii="Arial" w:hAnsi="Arial" w:cs="Arial"/>
          </w:rPr>
          <w:t xml:space="preserve"> possess a </w:t>
        </w:r>
        <w:r w:rsidRPr="001C2A08">
          <w:rPr>
            <w:rFonts w:ascii="Arial" w:hAnsi="Arial" w:cs="Arial"/>
            <w:b/>
            <w:bCs/>
          </w:rPr>
          <w:t>university degree.</w:t>
        </w:r>
      </w:ins>
    </w:p>
    <w:p w14:paraId="0578A546" w14:textId="77777777" w:rsidR="00D91B78" w:rsidRPr="001C2A08" w:rsidRDefault="00D91B78" w:rsidP="00D91B78">
      <w:pPr>
        <w:pStyle w:val="ListParagraph"/>
        <w:numPr>
          <w:ilvl w:val="0"/>
          <w:numId w:val="1"/>
        </w:numPr>
        <w:rPr>
          <w:ins w:id="365" w:author="Vin Hoey" w:date="2026-05-17T14:50:00Z" w16du:dateUtc="2026-05-17T19:50:00Z"/>
          <w:rFonts w:ascii="Arial" w:hAnsi="Arial" w:cs="Arial"/>
        </w:rPr>
      </w:pPr>
      <w:ins w:id="366" w:author="Vin Hoey" w:date="2026-05-17T14:50:00Z" w16du:dateUtc="2026-05-17T19:50:00Z">
        <w:r w:rsidRPr="001C2A08">
          <w:rPr>
            <w:rFonts w:ascii="Arial" w:hAnsi="Arial" w:cs="Arial"/>
          </w:rPr>
          <w:t>The average Rwandan high school student spends </w:t>
        </w:r>
        <w:r w:rsidRPr="001C2A08">
          <w:rPr>
            <w:rFonts w:ascii="Arial" w:hAnsi="Arial" w:cs="Arial"/>
            <w:b/>
            <w:bCs/>
          </w:rPr>
          <w:t>less than 10 hours</w:t>
        </w:r>
        <w:r w:rsidRPr="001C2A08">
          <w:rPr>
            <w:rFonts w:ascii="Arial" w:hAnsi="Arial" w:cs="Arial"/>
          </w:rPr>
          <w:t> on the internet per school year.</w:t>
        </w:r>
      </w:ins>
    </w:p>
    <w:p w14:paraId="00690FDA" w14:textId="77777777" w:rsidR="00D91B78" w:rsidRPr="001C2A08" w:rsidRDefault="00D91B78" w:rsidP="00D91B78">
      <w:pPr>
        <w:rPr>
          <w:ins w:id="367" w:author="Vin Hoey" w:date="2026-05-17T14:50:00Z" w16du:dateUtc="2026-05-17T19:50:00Z"/>
          <w:rFonts w:ascii="Arial" w:hAnsi="Arial" w:cs="Arial"/>
        </w:rPr>
      </w:pPr>
      <w:ins w:id="368" w:author="Vin Hoey" w:date="2026-05-17T14:50:00Z" w16du:dateUtc="2026-05-17T19:50:00Z">
        <w:r w:rsidRPr="001C2A08">
          <w:rPr>
            <w:rFonts w:ascii="Arial" w:hAnsi="Arial" w:cs="Arial"/>
          </w:rPr>
          <w:t xml:space="preserve"> </w:t>
        </w:r>
      </w:ins>
    </w:p>
    <w:p w14:paraId="57C4FC22" w14:textId="77777777" w:rsidR="00D91B78" w:rsidRDefault="00D91B78" w:rsidP="00D91B78">
      <w:pPr>
        <w:rPr>
          <w:ins w:id="369" w:author="Vin Hoey" w:date="2026-05-17T14:50:00Z" w16du:dateUtc="2026-05-17T19:50:00Z"/>
        </w:rPr>
      </w:pPr>
    </w:p>
    <w:p w14:paraId="476ACE73" w14:textId="77777777" w:rsidR="00D817BA" w:rsidRPr="00D817BA" w:rsidRDefault="00D817BA" w:rsidP="00D817BA">
      <w:pPr>
        <w:spacing w:after="120"/>
        <w:rPr>
          <w:rFonts w:ascii="Arial" w:hAnsi="Arial" w:cs="Arial"/>
          <w:b/>
          <w:bCs/>
          <w:sz w:val="22"/>
          <w:szCs w:val="22"/>
        </w:rPr>
      </w:pPr>
      <w:r w:rsidRPr="00D817BA">
        <w:rPr>
          <w:rFonts w:ascii="Arial" w:hAnsi="Arial" w:cs="Arial"/>
          <w:b/>
          <w:bCs/>
          <w:sz w:val="22"/>
          <w:szCs w:val="22"/>
        </w:rPr>
        <w:t>Leadership &amp; Peace Building Program</w:t>
      </w:r>
    </w:p>
    <w:p w14:paraId="677EDD3A" w14:textId="5D59A13A" w:rsidR="00D817BA" w:rsidDel="00D8424B" w:rsidRDefault="00D817BA" w:rsidP="00D817BA">
      <w:pPr>
        <w:spacing w:after="120"/>
        <w:rPr>
          <w:del w:id="370" w:author="Vin Hoey" w:date="2026-05-17T14:45:00Z" w16du:dateUtc="2026-05-17T19:45:00Z"/>
          <w:rFonts w:ascii="Arial" w:hAnsi="Arial" w:cs="Arial"/>
          <w:sz w:val="22"/>
          <w:szCs w:val="22"/>
        </w:rPr>
      </w:pPr>
      <w:r w:rsidRPr="00D817BA">
        <w:rPr>
          <w:rFonts w:ascii="Arial" w:hAnsi="Arial" w:cs="Arial"/>
          <w:sz w:val="22"/>
          <w:szCs w:val="22"/>
        </w:rPr>
        <w:t xml:space="preserve">We have boldly confronted the challenges of conflict and </w:t>
      </w:r>
      <w:proofErr w:type="gramStart"/>
      <w:r w:rsidRPr="00D817BA">
        <w:rPr>
          <w:rFonts w:ascii="Arial" w:hAnsi="Arial" w:cs="Arial"/>
          <w:sz w:val="22"/>
          <w:szCs w:val="22"/>
        </w:rPr>
        <w:t>are passionately dedicated</w:t>
      </w:r>
      <w:proofErr w:type="gramEnd"/>
      <w:r w:rsidRPr="00D817BA">
        <w:rPr>
          <w:rFonts w:ascii="Arial" w:hAnsi="Arial" w:cs="Arial"/>
          <w:sz w:val="22"/>
          <w:szCs w:val="22"/>
        </w:rPr>
        <w:t xml:space="preserve"> to advancing peacebuilding efforts</w:t>
      </w:r>
      <w:ins w:id="371" w:author="Vin Hoey" w:date="2026-05-17T14:44:00Z" w16du:dateUtc="2026-05-17T19:44:00Z">
        <w:r w:rsidR="00D8424B">
          <w:rPr>
            <w:rFonts w:ascii="Arial" w:hAnsi="Arial" w:cs="Arial"/>
            <w:sz w:val="22"/>
            <w:szCs w:val="22"/>
          </w:rPr>
          <w:t xml:space="preserve"> in Rwanda</w:t>
        </w:r>
        <w:proofErr w:type="gramStart"/>
        <w:r w:rsidR="00D8424B">
          <w:rPr>
            <w:rFonts w:ascii="Arial" w:hAnsi="Arial" w:cs="Arial"/>
            <w:sz w:val="22"/>
            <w:szCs w:val="22"/>
          </w:rPr>
          <w:t xml:space="preserve">. </w:t>
        </w:r>
      </w:ins>
      <w:r w:rsidRPr="00D817BA">
        <w:rPr>
          <w:rFonts w:ascii="Arial" w:hAnsi="Arial" w:cs="Arial"/>
          <w:sz w:val="22"/>
          <w:szCs w:val="22"/>
        </w:rPr>
        <w:t xml:space="preserve"> </w:t>
      </w:r>
      <w:proofErr w:type="gramEnd"/>
      <w:del w:id="372" w:author="Vin Hoey" w:date="2026-05-17T14:45:00Z" w16du:dateUtc="2026-05-17T19:45:00Z">
        <w:r w:rsidRPr="00D817BA" w:rsidDel="00D8424B">
          <w:rPr>
            <w:rFonts w:ascii="Arial" w:hAnsi="Arial" w:cs="Arial"/>
            <w:sz w:val="22"/>
            <w:szCs w:val="22"/>
          </w:rPr>
          <w:delText>throughout East Africa and beyond.</w:delText>
        </w:r>
      </w:del>
    </w:p>
    <w:p w14:paraId="3E32E4A8" w14:textId="3CD9230D" w:rsidR="00E64F2E" w:rsidRPr="00E64F2E" w:rsidRDefault="00E64F2E" w:rsidP="00E64F2E">
      <w:pPr>
        <w:spacing w:after="120"/>
        <w:rPr>
          <w:rFonts w:ascii="Arial" w:hAnsi="Arial" w:cs="Arial"/>
          <w:sz w:val="22"/>
          <w:szCs w:val="22"/>
        </w:rPr>
      </w:pPr>
      <w:r w:rsidRPr="00E64F2E">
        <w:rPr>
          <w:rFonts w:ascii="Arial" w:hAnsi="Arial" w:cs="Arial"/>
          <w:sz w:val="22"/>
          <w:szCs w:val="22"/>
        </w:rPr>
        <w:t>Promote peacebuilding through research, launch impactful community outreach campaigns, and actively engage leaders, youth, women, policymakers, and decision-makers to confront the root causes of the conflict. Our goal is to develop innovative and sustainable solutions that will establish lasting peace in</w:t>
      </w:r>
      <w:ins w:id="373" w:author="Vin Hoey" w:date="2026-05-17T14:45:00Z" w16du:dateUtc="2026-05-17T19:45:00Z">
        <w:r w:rsidR="00D8424B">
          <w:rPr>
            <w:rFonts w:ascii="Arial" w:hAnsi="Arial" w:cs="Arial"/>
            <w:sz w:val="22"/>
            <w:szCs w:val="22"/>
          </w:rPr>
          <w:t xml:space="preserve"> </w:t>
        </w:r>
        <w:r w:rsidR="00D8424B">
          <w:rPr>
            <w:rFonts w:ascii="Arial" w:hAnsi="Arial" w:cs="Arial"/>
            <w:sz w:val="22"/>
            <w:szCs w:val="22"/>
          </w:rPr>
          <w:t>Rwanda</w:t>
        </w:r>
        <w:r w:rsidR="00D8424B">
          <w:rPr>
            <w:rFonts w:ascii="Arial" w:hAnsi="Arial" w:cs="Arial"/>
            <w:sz w:val="22"/>
            <w:szCs w:val="22"/>
          </w:rPr>
          <w:t xml:space="preserve"> and then in </w:t>
        </w:r>
      </w:ins>
      <w:del w:id="374" w:author="Vin Hoey" w:date="2026-05-17T14:45:00Z" w16du:dateUtc="2026-05-17T19:45:00Z">
        <w:r w:rsidRPr="00E64F2E" w:rsidDel="00D8424B">
          <w:rPr>
            <w:rFonts w:ascii="Arial" w:hAnsi="Arial" w:cs="Arial"/>
            <w:sz w:val="22"/>
            <w:szCs w:val="22"/>
          </w:rPr>
          <w:delText xml:space="preserve"> </w:delText>
        </w:r>
      </w:del>
      <w:r w:rsidRPr="00E64F2E">
        <w:rPr>
          <w:rFonts w:ascii="Arial" w:hAnsi="Arial" w:cs="Arial"/>
          <w:sz w:val="22"/>
          <w:szCs w:val="22"/>
        </w:rPr>
        <w:t>the East African region</w:t>
      </w:r>
      <w:ins w:id="375" w:author="Vin Hoey" w:date="2026-05-17T14:45:00Z" w16du:dateUtc="2026-05-17T19:45:00Z">
        <w:r w:rsidR="00D8424B">
          <w:rPr>
            <w:rFonts w:ascii="Arial" w:hAnsi="Arial" w:cs="Arial"/>
            <w:sz w:val="22"/>
            <w:szCs w:val="22"/>
          </w:rPr>
          <w:t>.</w:t>
        </w:r>
      </w:ins>
      <w:del w:id="376" w:author="Vin Hoey" w:date="2026-05-17T14:45:00Z" w16du:dateUtc="2026-05-17T19:45:00Z">
        <w:r w:rsidRPr="00E64F2E" w:rsidDel="00D8424B">
          <w:rPr>
            <w:rFonts w:ascii="Arial" w:hAnsi="Arial" w:cs="Arial"/>
            <w:sz w:val="22"/>
            <w:szCs w:val="22"/>
          </w:rPr>
          <w:delText xml:space="preserve"> and beyond.</w:delText>
        </w:r>
      </w:del>
    </w:p>
    <w:p w14:paraId="417AE61C" w14:textId="5F384FAD" w:rsidR="00E64F2E" w:rsidRPr="00E64F2E" w:rsidRDefault="00E64F2E" w:rsidP="00E64F2E">
      <w:pPr>
        <w:spacing w:after="120"/>
        <w:rPr>
          <w:rFonts w:ascii="Arial" w:hAnsi="Arial" w:cs="Arial"/>
          <w:sz w:val="22"/>
          <w:szCs w:val="22"/>
        </w:rPr>
      </w:pPr>
      <w:r w:rsidRPr="00E64F2E">
        <w:rPr>
          <w:rFonts w:ascii="Arial" w:hAnsi="Arial" w:cs="Arial"/>
          <w:sz w:val="22"/>
          <w:szCs w:val="22"/>
        </w:rPr>
        <w:t xml:space="preserve">We are committed to uplifting </w:t>
      </w:r>
      <w:del w:id="377" w:author="Vin Hoey" w:date="2026-05-17T14:46:00Z" w16du:dateUtc="2026-05-17T19:46:00Z">
        <w:r w:rsidRPr="00E64F2E" w:rsidDel="00D8424B">
          <w:rPr>
            <w:rFonts w:ascii="Arial" w:hAnsi="Arial" w:cs="Arial"/>
            <w:sz w:val="22"/>
            <w:szCs w:val="22"/>
          </w:rPr>
          <w:delText xml:space="preserve">African </w:delText>
        </w:r>
      </w:del>
      <w:r w:rsidRPr="00E64F2E">
        <w:rPr>
          <w:rFonts w:ascii="Arial" w:hAnsi="Arial" w:cs="Arial"/>
          <w:sz w:val="22"/>
          <w:szCs w:val="22"/>
        </w:rPr>
        <w:t>you</w:t>
      </w:r>
      <w:ins w:id="378" w:author="Vin Hoey" w:date="2026-05-17T17:06:00Z" w16du:dateUtc="2026-05-17T22:06:00Z">
        <w:r w:rsidR="00B366CF">
          <w:rPr>
            <w:rFonts w:ascii="Arial" w:hAnsi="Arial" w:cs="Arial"/>
            <w:sz w:val="22"/>
            <w:szCs w:val="22"/>
          </w:rPr>
          <w:t>ng people</w:t>
        </w:r>
      </w:ins>
      <w:del w:id="379" w:author="Vin Hoey" w:date="2026-05-17T17:06:00Z" w16du:dateUtc="2026-05-17T22:06:00Z">
        <w:r w:rsidRPr="00E64F2E" w:rsidDel="00B366CF">
          <w:rPr>
            <w:rFonts w:ascii="Arial" w:hAnsi="Arial" w:cs="Arial"/>
            <w:sz w:val="22"/>
            <w:szCs w:val="22"/>
          </w:rPr>
          <w:delText>th</w:delText>
        </w:r>
      </w:del>
      <w:r w:rsidRPr="00E64F2E">
        <w:rPr>
          <w:rFonts w:ascii="Arial" w:hAnsi="Arial" w:cs="Arial"/>
          <w:sz w:val="22"/>
          <w:szCs w:val="22"/>
        </w:rPr>
        <w:t xml:space="preserve"> and women and </w:t>
      </w:r>
      <w:ins w:id="380" w:author="Vin Hoey" w:date="2026-05-17T14:46:00Z" w16du:dateUtc="2026-05-17T19:46:00Z">
        <w:r w:rsidR="00D8424B">
          <w:rPr>
            <w:rFonts w:ascii="Arial" w:hAnsi="Arial" w:cs="Arial"/>
            <w:sz w:val="22"/>
            <w:szCs w:val="22"/>
          </w:rPr>
          <w:t xml:space="preserve">encouraging them </w:t>
        </w:r>
      </w:ins>
      <w:del w:id="381" w:author="Vin Hoey" w:date="2026-05-17T14:46:00Z" w16du:dateUtc="2026-05-17T19:46:00Z">
        <w:r w:rsidRPr="00E64F2E" w:rsidDel="00D8424B">
          <w:rPr>
            <w:rFonts w:ascii="Arial" w:hAnsi="Arial" w:cs="Arial"/>
            <w:sz w:val="22"/>
            <w:szCs w:val="22"/>
          </w:rPr>
          <w:delText>transforming them into</w:delText>
        </w:r>
      </w:del>
      <w:ins w:id="382" w:author="Vin Hoey" w:date="2026-05-17T14:46:00Z" w16du:dateUtc="2026-05-17T19:46:00Z">
        <w:r w:rsidR="00D8424B">
          <w:rPr>
            <w:rFonts w:ascii="Arial" w:hAnsi="Arial" w:cs="Arial"/>
            <w:sz w:val="22"/>
            <w:szCs w:val="22"/>
          </w:rPr>
          <w:t xml:space="preserve"> to become</w:t>
        </w:r>
      </w:ins>
      <w:r w:rsidRPr="00E64F2E">
        <w:rPr>
          <w:rFonts w:ascii="Arial" w:hAnsi="Arial" w:cs="Arial"/>
          <w:sz w:val="22"/>
          <w:szCs w:val="22"/>
        </w:rPr>
        <w:t xml:space="preserve"> servant leaders and </w:t>
      </w:r>
      <w:proofErr w:type="gramStart"/>
      <w:r w:rsidRPr="00E64F2E">
        <w:rPr>
          <w:rFonts w:ascii="Arial" w:hAnsi="Arial" w:cs="Arial"/>
          <w:sz w:val="22"/>
          <w:szCs w:val="22"/>
        </w:rPr>
        <w:t>passionate</w:t>
      </w:r>
      <w:proofErr w:type="gramEnd"/>
      <w:r w:rsidRPr="00E64F2E">
        <w:rPr>
          <w:rFonts w:ascii="Arial" w:hAnsi="Arial" w:cs="Arial"/>
          <w:sz w:val="22"/>
          <w:szCs w:val="22"/>
        </w:rPr>
        <w:t xml:space="preserve"> advocates for sustainable peace. We inspire them to foster positive change within their communities by equipping them with the essential tools and knowledge they need.</w:t>
      </w:r>
    </w:p>
    <w:p w14:paraId="22DA9B49" w14:textId="6B5C8D38" w:rsidR="00E64F2E" w:rsidRPr="00E64F2E" w:rsidDel="0058214E" w:rsidRDefault="0058214E" w:rsidP="00E64F2E">
      <w:pPr>
        <w:spacing w:after="120"/>
        <w:rPr>
          <w:del w:id="383" w:author="Vin Hoey" w:date="2026-05-17T14:48:00Z" w16du:dateUtc="2026-05-17T19:48:00Z"/>
          <w:rFonts w:ascii="Arial" w:hAnsi="Arial" w:cs="Arial"/>
          <w:sz w:val="22"/>
          <w:szCs w:val="22"/>
        </w:rPr>
      </w:pPr>
      <w:ins w:id="384" w:author="Vin Hoey" w:date="2026-05-17T14:47:00Z" w16du:dateUtc="2026-05-17T19:47:00Z">
        <w:r w:rsidRPr="009F7081">
          <w:rPr>
            <w:rFonts w:ascii="Arial" w:hAnsi="Arial" w:cs="Arial"/>
            <w:b/>
            <w:bCs/>
            <w:sz w:val="22"/>
            <w:szCs w:val="22"/>
            <w:rPrChange w:id="385" w:author="Vin Hoey" w:date="2026-05-17T17:06:00Z" w16du:dateUtc="2026-05-17T22:06:00Z">
              <w:rPr>
                <w:rFonts w:ascii="Arial" w:hAnsi="Arial" w:cs="Arial"/>
                <w:sz w:val="22"/>
                <w:szCs w:val="22"/>
              </w:rPr>
            </w:rPrChange>
          </w:rPr>
          <w:t>Delete the rest of this section?</w:t>
        </w:r>
        <w:r>
          <w:rPr>
            <w:rFonts w:ascii="Arial" w:hAnsi="Arial" w:cs="Arial"/>
            <w:sz w:val="22"/>
            <w:szCs w:val="22"/>
          </w:rPr>
          <w:t xml:space="preserve"> </w:t>
        </w:r>
        <w:r w:rsidRPr="00011BD3">
          <w:rPr>
            <w:rFonts w:ascii="Arial" w:hAnsi="Arial" w:cs="Arial"/>
            <w:b/>
            <w:bCs/>
            <w:sz w:val="22"/>
            <w:szCs w:val="22"/>
            <w:rPrChange w:id="386" w:author="Vin Hoey" w:date="2026-05-17T17:07:00Z" w16du:dateUtc="2026-05-17T22:07:00Z">
              <w:rPr>
                <w:rFonts w:ascii="Arial" w:hAnsi="Arial" w:cs="Arial"/>
                <w:sz w:val="22"/>
                <w:szCs w:val="22"/>
              </w:rPr>
            </w:rPrChange>
          </w:rPr>
          <w:t>This is far too extensive a plan to address, unless it is all we do</w:t>
        </w:r>
      </w:ins>
      <w:ins w:id="387" w:author="Vin Hoey" w:date="2026-05-17T14:49:00Z" w16du:dateUtc="2026-05-17T19:49:00Z">
        <w:r w:rsidR="00C75809" w:rsidRPr="00011BD3">
          <w:rPr>
            <w:rFonts w:ascii="Arial" w:hAnsi="Arial" w:cs="Arial"/>
            <w:b/>
            <w:bCs/>
            <w:sz w:val="22"/>
            <w:szCs w:val="22"/>
            <w:rPrChange w:id="388" w:author="Vin Hoey" w:date="2026-05-17T17:07:00Z" w16du:dateUtc="2026-05-17T22:07:00Z">
              <w:rPr>
                <w:rFonts w:ascii="Arial" w:hAnsi="Arial" w:cs="Arial"/>
                <w:sz w:val="22"/>
                <w:szCs w:val="22"/>
              </w:rPr>
            </w:rPrChange>
          </w:rPr>
          <w:t xml:space="preserve"> and we stop all education and engineering work</w:t>
        </w:r>
      </w:ins>
      <w:ins w:id="389" w:author="Vin Hoey" w:date="2026-05-17T14:47:00Z" w16du:dateUtc="2026-05-17T19:47:00Z">
        <w:r>
          <w:rPr>
            <w:rFonts w:ascii="Arial" w:hAnsi="Arial" w:cs="Arial"/>
            <w:sz w:val="22"/>
            <w:szCs w:val="22"/>
          </w:rPr>
          <w:t xml:space="preserve">. </w:t>
        </w:r>
      </w:ins>
      <w:del w:id="390" w:author="Vin Hoey" w:date="2026-05-17T14:48:00Z" w16du:dateUtc="2026-05-17T19:48:00Z">
        <w:r w:rsidR="00E64F2E" w:rsidRPr="00E64F2E" w:rsidDel="0058214E">
          <w:rPr>
            <w:rFonts w:ascii="Arial" w:hAnsi="Arial" w:cs="Arial"/>
            <w:sz w:val="22"/>
            <w:szCs w:val="22"/>
          </w:rPr>
          <w:delText>Our collaborative partnerships with the USA, the African Union, and regional organizations such as SADC and EAC are essential in our pursuit of an Africa we want that is free from discrimination and violence. Together, we can illuminate the path toward a brighter, more harmonious future for all, as outlined in SDG 2030.</w:delText>
        </w:r>
      </w:del>
    </w:p>
    <w:p w14:paraId="37841490" w14:textId="77777777" w:rsidR="00E64F2E" w:rsidRPr="00E64F2E" w:rsidRDefault="00E64F2E" w:rsidP="00E64F2E">
      <w:pPr>
        <w:spacing w:after="120"/>
        <w:rPr>
          <w:rFonts w:ascii="Arial" w:hAnsi="Arial" w:cs="Arial"/>
          <w:b/>
          <w:bCs/>
          <w:sz w:val="22"/>
          <w:szCs w:val="22"/>
        </w:rPr>
      </w:pPr>
      <w:r w:rsidRPr="00E64F2E">
        <w:rPr>
          <w:rFonts w:ascii="Arial" w:hAnsi="Arial" w:cs="Arial"/>
          <w:b/>
          <w:bCs/>
          <w:sz w:val="22"/>
          <w:szCs w:val="22"/>
        </w:rPr>
        <w:t>Key Focus Areas:</w:t>
      </w:r>
    </w:p>
    <w:p w14:paraId="6115B85E" w14:textId="77777777" w:rsidR="00E64F2E" w:rsidRPr="00E64F2E" w:rsidRDefault="00E64F2E" w:rsidP="00E64F2E">
      <w:pPr>
        <w:numPr>
          <w:ilvl w:val="0"/>
          <w:numId w:val="5"/>
        </w:numPr>
        <w:spacing w:after="120"/>
        <w:rPr>
          <w:rFonts w:ascii="Arial" w:hAnsi="Arial" w:cs="Arial"/>
          <w:sz w:val="22"/>
          <w:szCs w:val="22"/>
        </w:rPr>
      </w:pPr>
      <w:r w:rsidRPr="00E64F2E">
        <w:rPr>
          <w:rFonts w:ascii="Arial" w:hAnsi="Arial" w:cs="Arial"/>
          <w:sz w:val="22"/>
          <w:szCs w:val="22"/>
        </w:rPr>
        <w:t>•Empower youth &amp; women through peacebuilding initiatives and promote cohabitation and coexistence among communities through organized festivals, Youth Summer Camps, debates, Essay Competitions, and peacebuilding initiatives.</w:t>
      </w:r>
    </w:p>
    <w:p w14:paraId="194EE91C" w14:textId="59796524" w:rsidR="00E64F2E" w:rsidRPr="00E64F2E" w:rsidDel="0058214E" w:rsidRDefault="00E64F2E" w:rsidP="00E64F2E">
      <w:pPr>
        <w:numPr>
          <w:ilvl w:val="0"/>
          <w:numId w:val="5"/>
        </w:numPr>
        <w:spacing w:after="120"/>
        <w:rPr>
          <w:del w:id="391" w:author="Vin Hoey" w:date="2026-05-17T14:48:00Z" w16du:dateUtc="2026-05-17T19:48:00Z"/>
          <w:rFonts w:ascii="Arial" w:hAnsi="Arial" w:cs="Arial"/>
          <w:sz w:val="22"/>
          <w:szCs w:val="22"/>
        </w:rPr>
      </w:pPr>
      <w:del w:id="392" w:author="Vin Hoey" w:date="2026-05-17T14:48:00Z" w16du:dateUtc="2026-05-17T19:48:00Z">
        <w:r w:rsidRPr="00E64F2E" w:rsidDel="0058214E">
          <w:rPr>
            <w:rFonts w:ascii="Arial" w:hAnsi="Arial" w:cs="Arial"/>
            <w:sz w:val="22"/>
            <w:szCs w:val="22"/>
          </w:rPr>
          <w:delText>•Conduct research on the root causes of conflict and identify sustainable solutions at the regional and global levels.</w:delText>
        </w:r>
      </w:del>
    </w:p>
    <w:p w14:paraId="03518D6D" w14:textId="616A1618" w:rsidR="00E64F2E" w:rsidRPr="00E64F2E" w:rsidDel="0058214E" w:rsidRDefault="00E64F2E" w:rsidP="00E64F2E">
      <w:pPr>
        <w:numPr>
          <w:ilvl w:val="0"/>
          <w:numId w:val="5"/>
        </w:numPr>
        <w:spacing w:after="120"/>
        <w:rPr>
          <w:del w:id="393" w:author="Vin Hoey" w:date="2026-05-17T14:48:00Z" w16du:dateUtc="2026-05-17T19:48:00Z"/>
          <w:rFonts w:ascii="Arial" w:hAnsi="Arial" w:cs="Arial"/>
          <w:sz w:val="22"/>
          <w:szCs w:val="22"/>
        </w:rPr>
      </w:pPr>
      <w:del w:id="394" w:author="Vin Hoey" w:date="2026-05-17T14:48:00Z" w16du:dateUtc="2026-05-17T19:48:00Z">
        <w:r w:rsidRPr="00E64F2E" w:rsidDel="0058214E">
          <w:rPr>
            <w:rFonts w:ascii="Arial" w:hAnsi="Arial" w:cs="Arial"/>
            <w:sz w:val="22"/>
            <w:szCs w:val="22"/>
          </w:rPr>
          <w:delText>•Collaborate with the UN, AU, Government, civil society organizations, faith-based organizations /Churches, Academic and youth institutions in promoting peacebuilding in the region by supporting the demobilization and capacity-building of youth and women.</w:delText>
        </w:r>
      </w:del>
    </w:p>
    <w:p w14:paraId="59026563" w14:textId="77777777" w:rsidR="00D817BA" w:rsidRDefault="00D817BA" w:rsidP="00DD0E8B">
      <w:pPr>
        <w:spacing w:after="120"/>
        <w:ind w:left="900" w:hanging="90"/>
        <w:rPr>
          <w:ins w:id="395" w:author="Vin Hoey" w:date="2026-05-17T14:42:00Z" w16du:dateUtc="2026-05-17T19:42:00Z"/>
          <w:rFonts w:ascii="Arial" w:hAnsi="Arial" w:cs="Arial"/>
          <w:sz w:val="22"/>
          <w:szCs w:val="22"/>
        </w:rPr>
      </w:pPr>
    </w:p>
    <w:p w14:paraId="599B1B35" w14:textId="77777777" w:rsidR="00D817BA" w:rsidRDefault="00D817BA" w:rsidP="00D817BA">
      <w:pPr>
        <w:spacing w:after="120"/>
        <w:ind w:left="810"/>
        <w:rPr>
          <w:rFonts w:ascii="Arial" w:hAnsi="Arial" w:cs="Arial"/>
          <w:sz w:val="22"/>
          <w:szCs w:val="22"/>
        </w:rPr>
      </w:pPr>
    </w:p>
    <w:p w14:paraId="2AC60028" w14:textId="47BF1912" w:rsidR="00D817BA" w:rsidRDefault="009C458E" w:rsidP="009C458E">
      <w:pPr>
        <w:spacing w:after="120"/>
        <w:ind w:left="810" w:hanging="540"/>
        <w:rPr>
          <w:ins w:id="396" w:author="Vin Hoey" w:date="2026-05-17T14:54:00Z" w16du:dateUtc="2026-05-17T19:54:00Z"/>
          <w:rFonts w:ascii="Arial" w:hAnsi="Arial" w:cs="Arial"/>
          <w:sz w:val="22"/>
          <w:szCs w:val="22"/>
        </w:rPr>
      </w:pPr>
      <w:r w:rsidRPr="009C458E">
        <w:rPr>
          <w:rFonts w:ascii="Arial" w:hAnsi="Arial" w:cs="Arial"/>
          <w:b/>
          <w:bCs/>
          <w:sz w:val="22"/>
          <w:szCs w:val="22"/>
          <w:rPrChange w:id="397" w:author="Vin Hoey" w:date="2026-05-17T14:54:00Z" w16du:dateUtc="2026-05-17T19:54:00Z">
            <w:rPr>
              <w:rFonts w:ascii="Arial" w:hAnsi="Arial" w:cs="Arial"/>
              <w:sz w:val="22"/>
              <w:szCs w:val="22"/>
            </w:rPr>
          </w:rPrChange>
        </w:rPr>
        <w:t>BUTTON:</w:t>
      </w:r>
      <w:r>
        <w:rPr>
          <w:rFonts w:ascii="Arial" w:hAnsi="Arial" w:cs="Arial"/>
          <w:sz w:val="22"/>
          <w:szCs w:val="22"/>
        </w:rPr>
        <w:t xml:space="preserve"> </w:t>
      </w:r>
      <w:hyperlink r:id="rId5" w:history="1">
        <w:r w:rsidRPr="009C458E">
          <w:rPr>
            <w:rStyle w:val="Hyperlink"/>
            <w:rFonts w:ascii="Arial" w:hAnsi="Arial" w:cs="Arial"/>
            <w:b/>
            <w:bCs/>
            <w:sz w:val="22"/>
            <w:szCs w:val="22"/>
          </w:rPr>
          <w:t>For Sponsors - Support Our Mission – Donate Now</w:t>
        </w:r>
      </w:hyperlink>
    </w:p>
    <w:p w14:paraId="2600BDD9" w14:textId="29E0D72A" w:rsidR="00F7244D" w:rsidRPr="00F7244D" w:rsidRDefault="00965E38" w:rsidP="00965E38">
      <w:pPr>
        <w:spacing w:after="120"/>
        <w:ind w:left="540" w:hanging="810"/>
        <w:rPr>
          <w:ins w:id="398" w:author="Vin Hoey" w:date="2026-05-17T14:58:00Z" w16du:dateUtc="2026-05-17T19:58:00Z"/>
          <w:rFonts w:ascii="Arial" w:hAnsi="Arial" w:cs="Arial"/>
          <w:b/>
          <w:bCs/>
          <w:sz w:val="22"/>
          <w:szCs w:val="22"/>
          <w:rPrChange w:id="399" w:author="Vin Hoey" w:date="2026-05-17T14:58:00Z" w16du:dateUtc="2026-05-17T19:58:00Z">
            <w:rPr>
              <w:ins w:id="400" w:author="Vin Hoey" w:date="2026-05-17T14:58:00Z" w16du:dateUtc="2026-05-17T19:58:00Z"/>
              <w:rFonts w:ascii="Arial" w:hAnsi="Arial" w:cs="Arial"/>
              <w:sz w:val="22"/>
              <w:szCs w:val="22"/>
            </w:rPr>
          </w:rPrChange>
        </w:rPr>
      </w:pPr>
      <w:ins w:id="401" w:author="Vin Hoey" w:date="2026-05-17T14:58:00Z" w16du:dateUtc="2026-05-17T19:58:00Z">
        <w:r>
          <w:rPr>
            <w:rFonts w:ascii="Arial" w:hAnsi="Arial" w:cs="Arial"/>
            <w:b/>
            <w:bCs/>
            <w:sz w:val="22"/>
            <w:szCs w:val="22"/>
          </w:rPr>
          <w:t xml:space="preserve">            </w:t>
        </w:r>
      </w:ins>
      <w:ins w:id="402" w:author="Vin Hoey" w:date="2026-05-17T14:54:00Z" w16du:dateUtc="2026-05-17T19:54:00Z">
        <w:r w:rsidR="009C458E">
          <w:rPr>
            <w:rFonts w:ascii="Arial" w:hAnsi="Arial" w:cs="Arial"/>
            <w:b/>
            <w:bCs/>
            <w:sz w:val="22"/>
            <w:szCs w:val="22"/>
          </w:rPr>
          <w:t xml:space="preserve">This button </w:t>
        </w:r>
        <w:proofErr w:type="gramStart"/>
        <w:r w:rsidR="009C458E">
          <w:rPr>
            <w:rFonts w:ascii="Arial" w:hAnsi="Arial" w:cs="Arial"/>
            <w:b/>
            <w:bCs/>
            <w:sz w:val="22"/>
            <w:szCs w:val="22"/>
          </w:rPr>
          <w:t>doesn’t</w:t>
        </w:r>
        <w:proofErr w:type="gramEnd"/>
        <w:r w:rsidR="009C458E">
          <w:rPr>
            <w:rFonts w:ascii="Arial" w:hAnsi="Arial" w:cs="Arial"/>
            <w:b/>
            <w:bCs/>
            <w:sz w:val="22"/>
            <w:szCs w:val="22"/>
          </w:rPr>
          <w:t xml:space="preserve"> work.</w:t>
        </w:r>
        <w:r w:rsidR="009C458E">
          <w:rPr>
            <w:rFonts w:ascii="Arial" w:hAnsi="Arial" w:cs="Arial"/>
            <w:sz w:val="22"/>
            <w:szCs w:val="22"/>
          </w:rPr>
          <w:t xml:space="preserve"> </w:t>
        </w:r>
      </w:ins>
      <w:ins w:id="403" w:author="Vin Hoey" w:date="2026-05-17T15:43:00Z" w16du:dateUtc="2026-05-17T20:43:00Z">
        <w:r w:rsidR="00A82A68">
          <w:rPr>
            <w:rFonts w:ascii="Arial" w:hAnsi="Arial" w:cs="Arial"/>
            <w:sz w:val="22"/>
            <w:szCs w:val="22"/>
          </w:rPr>
          <w:t>I r</w:t>
        </w:r>
      </w:ins>
      <w:ins w:id="404" w:author="Vin Hoey" w:date="2026-05-17T14:58:00Z" w16du:dateUtc="2026-05-17T19:58:00Z">
        <w:r w:rsidR="00F7244D" w:rsidRPr="00F7244D">
          <w:rPr>
            <w:rFonts w:ascii="Arial" w:hAnsi="Arial" w:cs="Arial"/>
            <w:b/>
            <w:bCs/>
            <w:sz w:val="22"/>
            <w:szCs w:val="22"/>
            <w:rPrChange w:id="405" w:author="Vin Hoey" w:date="2026-05-17T14:58:00Z" w16du:dateUtc="2026-05-17T19:58:00Z">
              <w:rPr>
                <w:rFonts w:ascii="Arial" w:hAnsi="Arial" w:cs="Arial"/>
                <w:sz w:val="22"/>
                <w:szCs w:val="22"/>
              </w:rPr>
            </w:rPrChange>
          </w:rPr>
          <w:t xml:space="preserve">ecommend deleting it. </w:t>
        </w:r>
      </w:ins>
    </w:p>
    <w:p w14:paraId="234A6AC6" w14:textId="73F4AC08" w:rsidR="009C458E" w:rsidRDefault="00F7244D" w:rsidP="00965E38">
      <w:pPr>
        <w:spacing w:after="120"/>
        <w:ind w:left="540" w:hanging="810"/>
        <w:rPr>
          <w:ins w:id="406" w:author="Vin Hoey" w:date="2026-05-17T15:00:00Z" w16du:dateUtc="2026-05-17T20:00:00Z"/>
          <w:rFonts w:ascii="Arial" w:hAnsi="Arial" w:cs="Arial"/>
          <w:b/>
          <w:bCs/>
          <w:sz w:val="22"/>
          <w:szCs w:val="22"/>
        </w:rPr>
      </w:pPr>
      <w:ins w:id="407" w:author="Vin Hoey" w:date="2026-05-17T14:58:00Z" w16du:dateUtc="2026-05-17T19:58:00Z">
        <w:r>
          <w:rPr>
            <w:rFonts w:ascii="Arial" w:hAnsi="Arial" w:cs="Arial"/>
            <w:b/>
            <w:bCs/>
            <w:sz w:val="22"/>
            <w:szCs w:val="22"/>
          </w:rPr>
          <w:t xml:space="preserve">             </w:t>
        </w:r>
      </w:ins>
      <w:ins w:id="408" w:author="Vin Hoey" w:date="2026-05-17T14:59:00Z" w16du:dateUtc="2026-05-17T19:59:00Z">
        <w:r w:rsidR="006778B5">
          <w:rPr>
            <w:rFonts w:ascii="Arial" w:hAnsi="Arial" w:cs="Arial"/>
            <w:b/>
            <w:bCs/>
            <w:sz w:val="22"/>
            <w:szCs w:val="22"/>
          </w:rPr>
          <w:t>As background experience, s</w:t>
        </w:r>
      </w:ins>
      <w:ins w:id="409" w:author="Vin Hoey" w:date="2026-05-17T14:54:00Z" w16du:dateUtc="2026-05-17T19:54:00Z">
        <w:r w:rsidR="009C458E" w:rsidRPr="00965E38">
          <w:rPr>
            <w:rFonts w:ascii="Arial" w:hAnsi="Arial" w:cs="Arial"/>
            <w:b/>
            <w:bCs/>
            <w:sz w:val="22"/>
            <w:szCs w:val="22"/>
            <w:rPrChange w:id="410" w:author="Vin Hoey" w:date="2026-05-17T14:57:00Z" w16du:dateUtc="2026-05-17T19:57:00Z">
              <w:rPr>
                <w:rFonts w:ascii="Arial" w:hAnsi="Arial" w:cs="Arial"/>
                <w:sz w:val="22"/>
                <w:szCs w:val="22"/>
              </w:rPr>
            </w:rPrChange>
          </w:rPr>
          <w:t xml:space="preserve">eeking </w:t>
        </w:r>
      </w:ins>
      <w:ins w:id="411" w:author="Vin Hoey" w:date="2026-05-17T14:58:00Z" w16du:dateUtc="2026-05-17T19:58:00Z">
        <w:r w:rsidRPr="00F7244D">
          <w:rPr>
            <w:rFonts w:ascii="Arial" w:hAnsi="Arial" w:cs="Arial"/>
            <w:b/>
            <w:bCs/>
            <w:sz w:val="22"/>
            <w:szCs w:val="22"/>
          </w:rPr>
          <w:t>sponsorship</w:t>
        </w:r>
        <w:r>
          <w:rPr>
            <w:rFonts w:ascii="Arial" w:hAnsi="Arial" w:cs="Arial"/>
            <w:b/>
            <w:bCs/>
            <w:sz w:val="22"/>
            <w:szCs w:val="22"/>
          </w:rPr>
          <w:t>s</w:t>
        </w:r>
      </w:ins>
      <w:ins w:id="412" w:author="Vin Hoey" w:date="2026-05-17T14:54:00Z" w16du:dateUtc="2026-05-17T19:54:00Z">
        <w:r w:rsidR="009C458E" w:rsidRPr="00965E38">
          <w:rPr>
            <w:rFonts w:ascii="Arial" w:hAnsi="Arial" w:cs="Arial"/>
            <w:b/>
            <w:bCs/>
            <w:sz w:val="22"/>
            <w:szCs w:val="22"/>
            <w:rPrChange w:id="413" w:author="Vin Hoey" w:date="2026-05-17T14:57:00Z" w16du:dateUtc="2026-05-17T19:57:00Z">
              <w:rPr>
                <w:rFonts w:ascii="Arial" w:hAnsi="Arial" w:cs="Arial"/>
                <w:sz w:val="22"/>
                <w:szCs w:val="22"/>
              </w:rPr>
            </w:rPrChange>
          </w:rPr>
          <w:t xml:space="preserve"> </w:t>
        </w:r>
        <w:proofErr w:type="gramStart"/>
        <w:r w:rsidR="009C458E" w:rsidRPr="00965E38">
          <w:rPr>
            <w:rFonts w:ascii="Arial" w:hAnsi="Arial" w:cs="Arial"/>
            <w:b/>
            <w:bCs/>
            <w:sz w:val="22"/>
            <w:szCs w:val="22"/>
            <w:rPrChange w:id="414" w:author="Vin Hoey" w:date="2026-05-17T14:57:00Z" w16du:dateUtc="2026-05-17T19:57:00Z">
              <w:rPr>
                <w:rFonts w:ascii="Arial" w:hAnsi="Arial" w:cs="Arial"/>
                <w:sz w:val="22"/>
                <w:szCs w:val="22"/>
              </w:rPr>
            </w:rPrChange>
          </w:rPr>
          <w:t xml:space="preserve">is typically </w:t>
        </w:r>
      </w:ins>
      <w:ins w:id="415" w:author="Vin Hoey" w:date="2026-05-17T14:55:00Z" w16du:dateUtc="2026-05-17T19:55:00Z">
        <w:r w:rsidR="009C458E" w:rsidRPr="00965E38">
          <w:rPr>
            <w:rFonts w:ascii="Arial" w:hAnsi="Arial" w:cs="Arial"/>
            <w:b/>
            <w:bCs/>
            <w:sz w:val="22"/>
            <w:szCs w:val="22"/>
            <w:rPrChange w:id="416" w:author="Vin Hoey" w:date="2026-05-17T14:57:00Z" w16du:dateUtc="2026-05-17T19:57:00Z">
              <w:rPr>
                <w:rFonts w:ascii="Arial" w:hAnsi="Arial" w:cs="Arial"/>
                <w:sz w:val="22"/>
                <w:szCs w:val="22"/>
              </w:rPr>
            </w:rPrChange>
          </w:rPr>
          <w:t>done</w:t>
        </w:r>
        <w:proofErr w:type="gramEnd"/>
        <w:r w:rsidR="009C458E" w:rsidRPr="00965E38">
          <w:rPr>
            <w:rFonts w:ascii="Arial" w:hAnsi="Arial" w:cs="Arial"/>
            <w:b/>
            <w:bCs/>
            <w:sz w:val="22"/>
            <w:szCs w:val="22"/>
            <w:rPrChange w:id="417" w:author="Vin Hoey" w:date="2026-05-17T14:57:00Z" w16du:dateUtc="2026-05-17T19:57:00Z">
              <w:rPr>
                <w:rFonts w:ascii="Arial" w:hAnsi="Arial" w:cs="Arial"/>
                <w:sz w:val="22"/>
                <w:szCs w:val="22"/>
              </w:rPr>
            </w:rPrChange>
          </w:rPr>
          <w:t xml:space="preserve"> as part of a major event, such as a charity golf tournament or an awards dinner.</w:t>
        </w:r>
      </w:ins>
      <w:ins w:id="418" w:author="Vin Hoey" w:date="2026-05-17T14:54:00Z" w16du:dateUtc="2026-05-17T19:54:00Z">
        <w:r w:rsidR="009C458E" w:rsidRPr="00965E38">
          <w:rPr>
            <w:rFonts w:ascii="Arial" w:hAnsi="Arial" w:cs="Arial"/>
            <w:b/>
            <w:bCs/>
            <w:sz w:val="22"/>
            <w:szCs w:val="22"/>
            <w:rPrChange w:id="419" w:author="Vin Hoey" w:date="2026-05-17T14:57:00Z" w16du:dateUtc="2026-05-17T19:57:00Z">
              <w:rPr>
                <w:rFonts w:ascii="Arial" w:hAnsi="Arial" w:cs="Arial"/>
                <w:sz w:val="22"/>
                <w:szCs w:val="22"/>
              </w:rPr>
            </w:rPrChange>
          </w:rPr>
          <w:t xml:space="preserve"> </w:t>
        </w:r>
      </w:ins>
      <w:ins w:id="420" w:author="Vin Hoey" w:date="2026-05-17T14:55:00Z" w16du:dateUtc="2026-05-17T19:55:00Z">
        <w:r w:rsidR="009C458E" w:rsidRPr="00965E38">
          <w:rPr>
            <w:rFonts w:ascii="Arial" w:hAnsi="Arial" w:cs="Arial"/>
            <w:b/>
            <w:bCs/>
            <w:sz w:val="22"/>
            <w:szCs w:val="22"/>
            <w:rPrChange w:id="421" w:author="Vin Hoey" w:date="2026-05-17T14:57:00Z" w16du:dateUtc="2026-05-17T19:57:00Z">
              <w:rPr>
                <w:rFonts w:ascii="Arial" w:hAnsi="Arial" w:cs="Arial"/>
                <w:sz w:val="22"/>
                <w:szCs w:val="22"/>
              </w:rPr>
            </w:rPrChange>
          </w:rPr>
          <w:t xml:space="preserve">Since </w:t>
        </w:r>
      </w:ins>
      <w:ins w:id="422" w:author="Vin Hoey" w:date="2026-05-17T14:59:00Z" w16du:dateUtc="2026-05-17T19:59:00Z">
        <w:r w:rsidR="006778B5">
          <w:rPr>
            <w:rFonts w:ascii="Arial" w:hAnsi="Arial" w:cs="Arial"/>
            <w:b/>
            <w:bCs/>
            <w:sz w:val="22"/>
            <w:szCs w:val="22"/>
          </w:rPr>
          <w:t xml:space="preserve">we </w:t>
        </w:r>
      </w:ins>
      <w:proofErr w:type="gramStart"/>
      <w:ins w:id="423" w:author="Vin Hoey" w:date="2026-05-17T14:55:00Z" w16du:dateUtc="2026-05-17T19:55:00Z">
        <w:r w:rsidR="009C458E" w:rsidRPr="00965E38">
          <w:rPr>
            <w:rFonts w:ascii="Arial" w:hAnsi="Arial" w:cs="Arial"/>
            <w:b/>
            <w:bCs/>
            <w:sz w:val="22"/>
            <w:szCs w:val="22"/>
            <w:rPrChange w:id="424" w:author="Vin Hoey" w:date="2026-05-17T14:57:00Z" w16du:dateUtc="2026-05-17T19:57:00Z">
              <w:rPr>
                <w:rFonts w:ascii="Arial" w:hAnsi="Arial" w:cs="Arial"/>
                <w:sz w:val="22"/>
                <w:szCs w:val="22"/>
              </w:rPr>
            </w:rPrChange>
          </w:rPr>
          <w:t>don’t</w:t>
        </w:r>
        <w:proofErr w:type="gramEnd"/>
        <w:r w:rsidR="009C458E" w:rsidRPr="00965E38">
          <w:rPr>
            <w:rFonts w:ascii="Arial" w:hAnsi="Arial" w:cs="Arial"/>
            <w:b/>
            <w:bCs/>
            <w:sz w:val="22"/>
            <w:szCs w:val="22"/>
            <w:rPrChange w:id="425" w:author="Vin Hoey" w:date="2026-05-17T14:57:00Z" w16du:dateUtc="2026-05-17T19:57:00Z">
              <w:rPr>
                <w:rFonts w:ascii="Arial" w:hAnsi="Arial" w:cs="Arial"/>
                <w:sz w:val="22"/>
                <w:szCs w:val="22"/>
              </w:rPr>
            </w:rPrChange>
          </w:rPr>
          <w:t xml:space="preserve"> have operations in</w:t>
        </w:r>
      </w:ins>
      <w:ins w:id="426" w:author="Vin Hoey" w:date="2026-05-17T14:56:00Z" w16du:dateUtc="2026-05-17T19:56:00Z">
        <w:r w:rsidR="009C458E" w:rsidRPr="00965E38">
          <w:rPr>
            <w:rFonts w:ascii="Arial" w:hAnsi="Arial" w:cs="Arial"/>
            <w:b/>
            <w:bCs/>
            <w:sz w:val="22"/>
            <w:szCs w:val="22"/>
            <w:rPrChange w:id="427" w:author="Vin Hoey" w:date="2026-05-17T14:57:00Z" w16du:dateUtc="2026-05-17T19:57:00Z">
              <w:rPr>
                <w:rFonts w:ascii="Arial" w:hAnsi="Arial" w:cs="Arial"/>
                <w:sz w:val="22"/>
                <w:szCs w:val="22"/>
              </w:rPr>
            </w:rPrChange>
          </w:rPr>
          <w:t xml:space="preserve"> the US., this would be hugely challenging. In addition, initial steps </w:t>
        </w:r>
      </w:ins>
      <w:ins w:id="428" w:author="Vin Hoey" w:date="2026-05-17T17:07:00Z" w16du:dateUtc="2026-05-17T22:07:00Z">
        <w:r w:rsidR="006068A4">
          <w:rPr>
            <w:rFonts w:ascii="Arial" w:hAnsi="Arial" w:cs="Arial"/>
            <w:b/>
            <w:bCs/>
            <w:sz w:val="22"/>
            <w:szCs w:val="22"/>
          </w:rPr>
          <w:t>for such an</w:t>
        </w:r>
      </w:ins>
      <w:ins w:id="429" w:author="Vin Hoey" w:date="2026-05-17T17:08:00Z" w16du:dateUtc="2026-05-17T22:08:00Z">
        <w:r w:rsidR="006068A4">
          <w:rPr>
            <w:rFonts w:ascii="Arial" w:hAnsi="Arial" w:cs="Arial"/>
            <w:b/>
            <w:bCs/>
            <w:sz w:val="22"/>
            <w:szCs w:val="22"/>
          </w:rPr>
          <w:t xml:space="preserve">nual </w:t>
        </w:r>
      </w:ins>
      <w:ins w:id="430" w:author="Vin Hoey" w:date="2026-05-17T17:07:00Z" w16du:dateUtc="2026-05-17T22:07:00Z">
        <w:r w:rsidR="006068A4">
          <w:rPr>
            <w:rFonts w:ascii="Arial" w:hAnsi="Arial" w:cs="Arial"/>
            <w:b/>
            <w:bCs/>
            <w:sz w:val="22"/>
            <w:szCs w:val="22"/>
          </w:rPr>
          <w:t>events typically accomplish more in identifying people to volunteer than in raising</w:t>
        </w:r>
      </w:ins>
      <w:ins w:id="431" w:author="Vin Hoey" w:date="2026-05-17T14:57:00Z" w16du:dateUtc="2026-05-17T19:57:00Z">
        <w:r w:rsidR="009C458E" w:rsidRPr="00965E38">
          <w:rPr>
            <w:rFonts w:ascii="Arial" w:hAnsi="Arial" w:cs="Arial"/>
            <w:b/>
            <w:bCs/>
            <w:sz w:val="22"/>
            <w:szCs w:val="22"/>
            <w:rPrChange w:id="432" w:author="Vin Hoey" w:date="2026-05-17T14:57:00Z" w16du:dateUtc="2026-05-17T19:57:00Z">
              <w:rPr>
                <w:rFonts w:ascii="Arial" w:hAnsi="Arial" w:cs="Arial"/>
                <w:sz w:val="22"/>
                <w:szCs w:val="22"/>
              </w:rPr>
            </w:rPrChange>
          </w:rPr>
          <w:t xml:space="preserve"> </w:t>
        </w:r>
        <w:proofErr w:type="gramStart"/>
        <w:r w:rsidR="009C458E" w:rsidRPr="00965E38">
          <w:rPr>
            <w:rFonts w:ascii="Arial" w:hAnsi="Arial" w:cs="Arial"/>
            <w:b/>
            <w:bCs/>
            <w:sz w:val="22"/>
            <w:szCs w:val="22"/>
            <w:rPrChange w:id="433" w:author="Vin Hoey" w:date="2026-05-17T14:57:00Z" w16du:dateUtc="2026-05-17T19:57:00Z">
              <w:rPr>
                <w:rFonts w:ascii="Arial" w:hAnsi="Arial" w:cs="Arial"/>
                <w:sz w:val="22"/>
                <w:szCs w:val="22"/>
              </w:rPr>
            </w:rPrChange>
          </w:rPr>
          <w:t>much</w:t>
        </w:r>
        <w:proofErr w:type="gramEnd"/>
        <w:r w:rsidR="009C458E" w:rsidRPr="00965E38">
          <w:rPr>
            <w:rFonts w:ascii="Arial" w:hAnsi="Arial" w:cs="Arial"/>
            <w:b/>
            <w:bCs/>
            <w:sz w:val="22"/>
            <w:szCs w:val="22"/>
            <w:rPrChange w:id="434" w:author="Vin Hoey" w:date="2026-05-17T14:57:00Z" w16du:dateUtc="2026-05-17T19:57:00Z">
              <w:rPr>
                <w:rFonts w:ascii="Arial" w:hAnsi="Arial" w:cs="Arial"/>
                <w:sz w:val="22"/>
                <w:szCs w:val="22"/>
              </w:rPr>
            </w:rPrChange>
          </w:rPr>
          <w:t xml:space="preserve"> money for at least</w:t>
        </w:r>
      </w:ins>
      <w:ins w:id="435" w:author="Vin Hoey" w:date="2026-05-17T14:56:00Z" w16du:dateUtc="2026-05-17T19:56:00Z">
        <w:r w:rsidR="009C458E" w:rsidRPr="00965E38">
          <w:rPr>
            <w:rFonts w:ascii="Arial" w:hAnsi="Arial" w:cs="Arial"/>
            <w:b/>
            <w:bCs/>
            <w:sz w:val="22"/>
            <w:szCs w:val="22"/>
            <w:rPrChange w:id="436" w:author="Vin Hoey" w:date="2026-05-17T14:57:00Z" w16du:dateUtc="2026-05-17T19:57:00Z">
              <w:rPr>
                <w:rFonts w:ascii="Arial" w:hAnsi="Arial" w:cs="Arial"/>
                <w:sz w:val="22"/>
                <w:szCs w:val="22"/>
              </w:rPr>
            </w:rPrChange>
          </w:rPr>
          <w:t xml:space="preserve"> a couple of years. </w:t>
        </w:r>
      </w:ins>
      <w:ins w:id="437" w:author="Vin Hoey" w:date="2026-05-17T14:57:00Z" w16du:dateUtc="2026-05-17T19:57:00Z">
        <w:r w:rsidR="009C458E" w:rsidRPr="00965E38">
          <w:rPr>
            <w:rFonts w:ascii="Arial" w:hAnsi="Arial" w:cs="Arial"/>
            <w:b/>
            <w:bCs/>
            <w:sz w:val="22"/>
            <w:szCs w:val="22"/>
            <w:rPrChange w:id="438" w:author="Vin Hoey" w:date="2026-05-17T14:57:00Z" w16du:dateUtc="2026-05-17T19:57:00Z">
              <w:rPr>
                <w:rFonts w:ascii="Arial" w:hAnsi="Arial" w:cs="Arial"/>
                <w:sz w:val="22"/>
                <w:szCs w:val="22"/>
              </w:rPr>
            </w:rPrChange>
          </w:rPr>
          <w:t>We need to focus on seeking grants and contributions now, not sponsorship</w:t>
        </w:r>
      </w:ins>
      <w:ins w:id="439" w:author="Vin Hoey" w:date="2026-05-17T14:59:00Z" w16du:dateUtc="2026-05-17T19:59:00Z">
        <w:r w:rsidR="00A7181E">
          <w:rPr>
            <w:rFonts w:ascii="Arial" w:hAnsi="Arial" w:cs="Arial"/>
            <w:b/>
            <w:bCs/>
            <w:sz w:val="22"/>
            <w:szCs w:val="22"/>
          </w:rPr>
          <w:t>s</w:t>
        </w:r>
      </w:ins>
      <w:proofErr w:type="gramStart"/>
      <w:ins w:id="440" w:author="Vin Hoey" w:date="2026-05-17T14:57:00Z" w16du:dateUtc="2026-05-17T19:57:00Z">
        <w:r w:rsidR="009C458E" w:rsidRPr="00965E38">
          <w:rPr>
            <w:rFonts w:ascii="Arial" w:hAnsi="Arial" w:cs="Arial"/>
            <w:b/>
            <w:bCs/>
            <w:sz w:val="22"/>
            <w:szCs w:val="22"/>
            <w:rPrChange w:id="441" w:author="Vin Hoey" w:date="2026-05-17T14:57:00Z" w16du:dateUtc="2026-05-17T19:57:00Z">
              <w:rPr>
                <w:rFonts w:ascii="Arial" w:hAnsi="Arial" w:cs="Arial"/>
                <w:sz w:val="22"/>
                <w:szCs w:val="22"/>
              </w:rPr>
            </w:rPrChange>
          </w:rPr>
          <w:t xml:space="preserve">.  </w:t>
        </w:r>
      </w:ins>
      <w:proofErr w:type="gramEnd"/>
    </w:p>
    <w:p w14:paraId="2A4F6B1E" w14:textId="77777777" w:rsidR="00314DB0" w:rsidRDefault="00314DB0" w:rsidP="00965E38">
      <w:pPr>
        <w:spacing w:after="120"/>
        <w:ind w:left="540" w:hanging="810"/>
        <w:rPr>
          <w:ins w:id="442" w:author="Vin Hoey" w:date="2026-05-17T15:00:00Z" w16du:dateUtc="2026-05-17T20:00:00Z"/>
          <w:rFonts w:ascii="Arial" w:hAnsi="Arial" w:cs="Arial"/>
          <w:b/>
          <w:bCs/>
          <w:sz w:val="22"/>
          <w:szCs w:val="22"/>
        </w:rPr>
      </w:pPr>
    </w:p>
    <w:p w14:paraId="32B50146" w14:textId="77777777" w:rsidR="00314DB0" w:rsidRDefault="00314DB0" w:rsidP="00965E38">
      <w:pPr>
        <w:spacing w:after="120"/>
        <w:ind w:left="540" w:hanging="810"/>
        <w:rPr>
          <w:rFonts w:ascii="Arial" w:hAnsi="Arial" w:cs="Arial"/>
          <w:b/>
          <w:bCs/>
          <w:sz w:val="22"/>
          <w:szCs w:val="22"/>
        </w:rPr>
      </w:pPr>
    </w:p>
    <w:p w14:paraId="3A991891" w14:textId="2792048D" w:rsidR="00314DB0" w:rsidRDefault="00314DB0" w:rsidP="00314DB0">
      <w:pPr>
        <w:spacing w:after="120"/>
        <w:ind w:left="540" w:hanging="810"/>
        <w:rPr>
          <w:rFonts w:ascii="Arial" w:hAnsi="Arial" w:cs="Arial"/>
          <w:b/>
          <w:bCs/>
          <w:sz w:val="22"/>
          <w:szCs w:val="22"/>
        </w:rPr>
      </w:pPr>
      <w:r>
        <w:rPr>
          <w:rFonts w:ascii="Arial" w:hAnsi="Arial" w:cs="Arial"/>
          <w:b/>
          <w:bCs/>
          <w:sz w:val="22"/>
          <w:szCs w:val="22"/>
        </w:rPr>
        <w:t xml:space="preserve">   </w:t>
      </w:r>
      <w:r w:rsidR="003E7EB2">
        <w:rPr>
          <w:rFonts w:ascii="Arial" w:hAnsi="Arial" w:cs="Arial"/>
          <w:b/>
          <w:bCs/>
          <w:sz w:val="22"/>
          <w:szCs w:val="22"/>
        </w:rPr>
        <w:t xml:space="preserve"> </w:t>
      </w:r>
      <w:r w:rsidRPr="00314DB0">
        <w:rPr>
          <w:rFonts w:ascii="Arial" w:hAnsi="Arial" w:cs="Arial"/>
          <w:b/>
          <w:bCs/>
          <w:sz w:val="22"/>
          <w:szCs w:val="22"/>
        </w:rPr>
        <w:t>Public Health Engineering</w:t>
      </w:r>
    </w:p>
    <w:p w14:paraId="0D9BBCF7" w14:textId="5CC6D885" w:rsidR="00314DB0" w:rsidRPr="00314DB0" w:rsidRDefault="00314DB0" w:rsidP="00314DB0">
      <w:pPr>
        <w:spacing w:after="120"/>
        <w:ind w:left="540" w:hanging="810"/>
        <w:rPr>
          <w:rFonts w:ascii="Arial" w:hAnsi="Arial" w:cs="Arial"/>
          <w:b/>
          <w:bCs/>
          <w:sz w:val="22"/>
          <w:szCs w:val="22"/>
        </w:rPr>
      </w:pPr>
      <w:r>
        <w:rPr>
          <w:rFonts w:ascii="Arial" w:hAnsi="Arial" w:cs="Arial"/>
          <w:b/>
          <w:bCs/>
          <w:sz w:val="22"/>
          <w:szCs w:val="22"/>
        </w:rPr>
        <w:t xml:space="preserve">  </w:t>
      </w:r>
      <w:r w:rsidR="003E7EB2">
        <w:rPr>
          <w:rFonts w:ascii="Arial" w:hAnsi="Arial" w:cs="Arial"/>
          <w:b/>
          <w:bCs/>
          <w:sz w:val="22"/>
          <w:szCs w:val="22"/>
        </w:rPr>
        <w:t xml:space="preserve"> </w:t>
      </w:r>
      <w:r w:rsidRPr="00314DB0">
        <w:rPr>
          <w:rFonts w:ascii="Arial" w:hAnsi="Arial" w:cs="Arial"/>
          <w:b/>
          <w:bCs/>
          <w:sz w:val="22"/>
          <w:szCs w:val="22"/>
        </w:rPr>
        <w:t>Public Health Engineering</w:t>
      </w:r>
    </w:p>
    <w:p w14:paraId="2AACFA25" w14:textId="47A3DFA1" w:rsidR="00314DB0" w:rsidRPr="00861556" w:rsidRDefault="003E7EB2" w:rsidP="003E7EB2">
      <w:pPr>
        <w:tabs>
          <w:tab w:val="left" w:pos="90"/>
        </w:tabs>
        <w:spacing w:after="120"/>
        <w:ind w:left="-90" w:hanging="168"/>
        <w:rPr>
          <w:rFonts w:ascii="Arial" w:hAnsi="Arial" w:cs="Arial"/>
          <w:sz w:val="22"/>
          <w:szCs w:val="22"/>
          <w:rPrChange w:id="443" w:author="Vin Hoey" w:date="2026-05-17T15:02:00Z" w16du:dateUtc="2026-05-17T20:02:00Z">
            <w:rPr>
              <w:rFonts w:ascii="Arial" w:hAnsi="Arial" w:cs="Arial"/>
              <w:b/>
              <w:bCs/>
              <w:sz w:val="22"/>
              <w:szCs w:val="22"/>
            </w:rPr>
          </w:rPrChange>
        </w:rPr>
        <w:pPrChange w:id="444" w:author="Vin Hoey" w:date="2026-05-17T15:01:00Z" w16du:dateUtc="2026-05-17T20:01:00Z">
          <w:pPr>
            <w:spacing w:after="120"/>
            <w:ind w:left="-90" w:hanging="168"/>
          </w:pPr>
        </w:pPrChange>
      </w:pPr>
      <w:ins w:id="445" w:author="Vin Hoey" w:date="2026-05-17T15:02:00Z" w16du:dateUtc="2026-05-17T20:02:00Z">
        <w:r>
          <w:rPr>
            <w:rFonts w:ascii="Arial" w:hAnsi="Arial" w:cs="Arial"/>
            <w:b/>
            <w:bCs/>
            <w:sz w:val="22"/>
            <w:szCs w:val="22"/>
          </w:rPr>
          <w:t xml:space="preserve">  </w:t>
        </w:r>
      </w:ins>
      <w:r w:rsidR="00314DB0" w:rsidRPr="00861556">
        <w:rPr>
          <w:rFonts w:ascii="Arial" w:hAnsi="Arial" w:cs="Arial"/>
          <w:sz w:val="22"/>
          <w:szCs w:val="22"/>
          <w:rPrChange w:id="446" w:author="Vin Hoey" w:date="2026-05-17T15:02:00Z" w16du:dateUtc="2026-05-17T20:02:00Z">
            <w:rPr>
              <w:rFonts w:ascii="Arial" w:hAnsi="Arial" w:cs="Arial"/>
              <w:b/>
              <w:bCs/>
              <w:sz w:val="22"/>
              <w:szCs w:val="22"/>
            </w:rPr>
          </w:rPrChange>
        </w:rPr>
        <w:t>As an engineering humanitarian organization, Engineers4Humanity aims to address vital public health engineering issues in refugee camps</w:t>
      </w:r>
      <w:ins w:id="447" w:author="Vin Hoey" w:date="2026-05-17T15:08:00Z" w16du:dateUtc="2026-05-17T20:08:00Z">
        <w:r w:rsidR="00F80E35">
          <w:rPr>
            <w:rFonts w:ascii="Arial" w:hAnsi="Arial" w:cs="Arial"/>
            <w:sz w:val="22"/>
            <w:szCs w:val="22"/>
          </w:rPr>
          <w:t xml:space="preserve"> and nearby areas in Rwanda </w:t>
        </w:r>
      </w:ins>
      <w:del w:id="448" w:author="Vin Hoey" w:date="2026-05-17T15:08:00Z" w16du:dateUtc="2026-05-17T20:08:00Z">
        <w:r w:rsidR="00314DB0" w:rsidRPr="00861556" w:rsidDel="00F80E35">
          <w:rPr>
            <w:rFonts w:ascii="Arial" w:hAnsi="Arial" w:cs="Arial"/>
            <w:sz w:val="22"/>
            <w:szCs w:val="22"/>
            <w:rPrChange w:id="449" w:author="Vin Hoey" w:date="2026-05-17T15:02:00Z" w16du:dateUtc="2026-05-17T20:02:00Z">
              <w:rPr>
                <w:rFonts w:ascii="Arial" w:hAnsi="Arial" w:cs="Arial"/>
                <w:b/>
                <w:bCs/>
                <w:sz w:val="22"/>
                <w:szCs w:val="22"/>
              </w:rPr>
            </w:rPrChange>
          </w:rPr>
          <w:delText>, urban areas, and rural areas in underdeveloped African cou</w:delText>
        </w:r>
      </w:del>
      <w:del w:id="450" w:author="Vin Hoey" w:date="2026-05-17T15:09:00Z" w16du:dateUtc="2026-05-17T20:09:00Z">
        <w:r w:rsidR="00314DB0" w:rsidRPr="00861556" w:rsidDel="00F80E35">
          <w:rPr>
            <w:rFonts w:ascii="Arial" w:hAnsi="Arial" w:cs="Arial"/>
            <w:sz w:val="22"/>
            <w:szCs w:val="22"/>
            <w:rPrChange w:id="451" w:author="Vin Hoey" w:date="2026-05-17T15:02:00Z" w16du:dateUtc="2026-05-17T20:02:00Z">
              <w:rPr>
                <w:rFonts w:ascii="Arial" w:hAnsi="Arial" w:cs="Arial"/>
                <w:b/>
                <w:bCs/>
                <w:sz w:val="22"/>
                <w:szCs w:val="22"/>
              </w:rPr>
            </w:rPrChange>
          </w:rPr>
          <w:delText>ntries</w:delText>
        </w:r>
      </w:del>
      <w:r w:rsidR="00314DB0" w:rsidRPr="00861556">
        <w:rPr>
          <w:rFonts w:ascii="Arial" w:hAnsi="Arial" w:cs="Arial"/>
          <w:sz w:val="22"/>
          <w:szCs w:val="22"/>
          <w:rPrChange w:id="452" w:author="Vin Hoey" w:date="2026-05-17T15:02:00Z" w16du:dateUtc="2026-05-17T20:02:00Z">
            <w:rPr>
              <w:rFonts w:ascii="Arial" w:hAnsi="Arial" w:cs="Arial"/>
              <w:b/>
              <w:bCs/>
              <w:sz w:val="22"/>
              <w:szCs w:val="22"/>
            </w:rPr>
          </w:rPrChange>
        </w:rPr>
        <w:t xml:space="preserve"> by providing water, improved sanitation, waste management solutions, and support for clean energy projects.</w:t>
      </w:r>
    </w:p>
    <w:p w14:paraId="49052094" w14:textId="377480EF" w:rsidR="00314DB0" w:rsidRPr="003824BF" w:rsidDel="00C83F69" w:rsidRDefault="003E7EB2" w:rsidP="003E7EB2">
      <w:pPr>
        <w:tabs>
          <w:tab w:val="left" w:pos="90"/>
        </w:tabs>
        <w:spacing w:after="120"/>
        <w:ind w:left="-90" w:hanging="168"/>
        <w:rPr>
          <w:del w:id="453" w:author="Vin Hoey" w:date="2026-05-17T15:09:00Z" w16du:dateUtc="2026-05-17T20:09:00Z"/>
          <w:rFonts w:ascii="Arial" w:hAnsi="Arial" w:cs="Arial"/>
          <w:b/>
          <w:bCs/>
          <w:sz w:val="22"/>
          <w:szCs w:val="22"/>
        </w:rPr>
        <w:pPrChange w:id="454" w:author="Vin Hoey" w:date="2026-05-17T15:01:00Z" w16du:dateUtc="2026-05-17T20:01:00Z">
          <w:pPr>
            <w:spacing w:after="120"/>
            <w:ind w:left="540" w:hanging="810"/>
          </w:pPr>
        </w:pPrChange>
      </w:pPr>
      <w:r w:rsidRPr="00861556">
        <w:rPr>
          <w:rFonts w:ascii="Arial" w:hAnsi="Arial" w:cs="Arial"/>
          <w:sz w:val="22"/>
          <w:szCs w:val="22"/>
          <w:rPrChange w:id="455" w:author="Vin Hoey" w:date="2026-05-17T15:02:00Z" w16du:dateUtc="2026-05-17T20:02:00Z">
            <w:rPr>
              <w:rFonts w:ascii="Arial" w:hAnsi="Arial" w:cs="Arial"/>
              <w:b/>
              <w:bCs/>
              <w:sz w:val="22"/>
              <w:szCs w:val="22"/>
            </w:rPr>
          </w:rPrChange>
        </w:rPr>
        <w:t xml:space="preserve">  </w:t>
      </w:r>
      <w:del w:id="456" w:author="Vin Hoey" w:date="2026-05-17T15:09:00Z" w16du:dateUtc="2026-05-17T20:09:00Z">
        <w:r w:rsidR="00314DB0" w:rsidRPr="00861556" w:rsidDel="00C83F69">
          <w:rPr>
            <w:rFonts w:ascii="Arial" w:hAnsi="Arial" w:cs="Arial"/>
            <w:sz w:val="22"/>
            <w:szCs w:val="22"/>
            <w:rPrChange w:id="457" w:author="Vin Hoey" w:date="2026-05-17T15:02:00Z" w16du:dateUtc="2026-05-17T20:02:00Z">
              <w:rPr>
                <w:rFonts w:ascii="Arial" w:hAnsi="Arial" w:cs="Arial"/>
                <w:b/>
                <w:bCs/>
                <w:sz w:val="22"/>
                <w:szCs w:val="22"/>
              </w:rPr>
            </w:rPrChange>
          </w:rPr>
          <w:delText>Our projects include support for disaster emergency preparedness, environmental protection, and enhanced public safety in Texas through partnerships with the Government, the Private sector, Civil society organizations, and the community.</w:delText>
        </w:r>
      </w:del>
      <w:ins w:id="458" w:author="Vin Hoey" w:date="2026-05-17T15:09:00Z" w16du:dateUtc="2026-05-17T20:09:00Z">
        <w:r w:rsidR="00C83F69" w:rsidRPr="003824BF">
          <w:rPr>
            <w:rFonts w:ascii="Arial" w:hAnsi="Arial" w:cs="Arial"/>
            <w:b/>
            <w:bCs/>
            <w:sz w:val="22"/>
            <w:szCs w:val="22"/>
            <w:rPrChange w:id="459" w:author="Vin Hoey" w:date="2026-05-17T17:08:00Z" w16du:dateUtc="2026-05-17T22:08:00Z">
              <w:rPr>
                <w:rFonts w:ascii="Arial" w:hAnsi="Arial" w:cs="Arial"/>
                <w:sz w:val="22"/>
                <w:szCs w:val="22"/>
              </w:rPr>
            </w:rPrChange>
          </w:rPr>
          <w:t xml:space="preserve">Again, we cannot effectively operate in the U.S. </w:t>
        </w:r>
      </w:ins>
    </w:p>
    <w:p w14:paraId="64BF9E03" w14:textId="57ACD0B9" w:rsidR="00314DB0" w:rsidRDefault="003E7EB2" w:rsidP="003E7EB2">
      <w:pPr>
        <w:tabs>
          <w:tab w:val="left" w:pos="90"/>
        </w:tabs>
        <w:spacing w:after="120"/>
        <w:ind w:left="-90" w:hanging="168"/>
        <w:rPr>
          <w:ins w:id="460" w:author="Vin Hoey" w:date="2026-05-17T15:11:00Z" w16du:dateUtc="2026-05-17T20:11:00Z"/>
          <w:rFonts w:ascii="Arial" w:hAnsi="Arial" w:cs="Arial"/>
          <w:sz w:val="22"/>
          <w:szCs w:val="22"/>
        </w:rPr>
      </w:pPr>
      <w:r w:rsidRPr="00861556">
        <w:rPr>
          <w:rFonts w:ascii="Arial" w:hAnsi="Arial" w:cs="Arial"/>
          <w:sz w:val="22"/>
          <w:szCs w:val="22"/>
          <w:rPrChange w:id="461" w:author="Vin Hoey" w:date="2026-05-17T15:02:00Z" w16du:dateUtc="2026-05-17T20:02:00Z">
            <w:rPr>
              <w:rFonts w:ascii="Arial" w:hAnsi="Arial" w:cs="Arial"/>
              <w:b/>
              <w:bCs/>
              <w:sz w:val="22"/>
              <w:szCs w:val="22"/>
            </w:rPr>
          </w:rPrChange>
        </w:rPr>
        <w:t xml:space="preserve">  </w:t>
      </w:r>
      <w:del w:id="462" w:author="Vin Hoey" w:date="2026-05-17T15:10:00Z" w16du:dateUtc="2026-05-17T20:10:00Z">
        <w:r w:rsidR="00314DB0" w:rsidRPr="00861556" w:rsidDel="00830D09">
          <w:rPr>
            <w:rFonts w:ascii="Arial" w:hAnsi="Arial" w:cs="Arial"/>
            <w:sz w:val="22"/>
            <w:szCs w:val="22"/>
            <w:rPrChange w:id="463" w:author="Vin Hoey" w:date="2026-05-17T15:02:00Z" w16du:dateUtc="2026-05-17T20:02:00Z">
              <w:rPr>
                <w:rFonts w:ascii="Arial" w:hAnsi="Arial" w:cs="Arial"/>
                <w:b/>
                <w:bCs/>
                <w:sz w:val="22"/>
                <w:szCs w:val="22"/>
              </w:rPr>
            </w:rPrChange>
          </w:rPr>
          <w:delText>For Africa and other rural areas</w:delText>
        </w:r>
      </w:del>
      <w:r w:rsidR="00314DB0" w:rsidRPr="00861556">
        <w:rPr>
          <w:rFonts w:ascii="Arial" w:hAnsi="Arial" w:cs="Arial"/>
          <w:sz w:val="22"/>
          <w:szCs w:val="22"/>
          <w:rPrChange w:id="464" w:author="Vin Hoey" w:date="2026-05-17T15:02:00Z" w16du:dateUtc="2026-05-17T20:02:00Z">
            <w:rPr>
              <w:rFonts w:ascii="Arial" w:hAnsi="Arial" w:cs="Arial"/>
              <w:b/>
              <w:bCs/>
              <w:sz w:val="22"/>
              <w:szCs w:val="22"/>
            </w:rPr>
          </w:rPrChange>
        </w:rPr>
        <w:t xml:space="preserve">, </w:t>
      </w:r>
      <w:ins w:id="465" w:author="Vin Hoey" w:date="2026-05-17T15:10:00Z" w16du:dateUtc="2026-05-17T20:10:00Z">
        <w:r w:rsidR="00830D09">
          <w:rPr>
            <w:rFonts w:ascii="Arial" w:hAnsi="Arial" w:cs="Arial"/>
            <w:sz w:val="22"/>
            <w:szCs w:val="22"/>
          </w:rPr>
          <w:t>W</w:t>
        </w:r>
      </w:ins>
      <w:del w:id="466" w:author="Vin Hoey" w:date="2026-05-17T15:10:00Z" w16du:dateUtc="2026-05-17T20:10:00Z">
        <w:r w:rsidR="00314DB0" w:rsidRPr="00861556" w:rsidDel="00830D09">
          <w:rPr>
            <w:rFonts w:ascii="Arial" w:hAnsi="Arial" w:cs="Arial"/>
            <w:sz w:val="22"/>
            <w:szCs w:val="22"/>
            <w:rPrChange w:id="467" w:author="Vin Hoey" w:date="2026-05-17T15:02:00Z" w16du:dateUtc="2026-05-17T20:02:00Z">
              <w:rPr>
                <w:rFonts w:ascii="Arial" w:hAnsi="Arial" w:cs="Arial"/>
                <w:b/>
                <w:bCs/>
                <w:sz w:val="22"/>
                <w:szCs w:val="22"/>
              </w:rPr>
            </w:rPrChange>
          </w:rPr>
          <w:delText>w</w:delText>
        </w:r>
      </w:del>
      <w:r w:rsidR="00314DB0" w:rsidRPr="00861556">
        <w:rPr>
          <w:rFonts w:ascii="Arial" w:hAnsi="Arial" w:cs="Arial"/>
          <w:sz w:val="22"/>
          <w:szCs w:val="22"/>
          <w:rPrChange w:id="468" w:author="Vin Hoey" w:date="2026-05-17T15:02:00Z" w16du:dateUtc="2026-05-17T20:02:00Z">
            <w:rPr>
              <w:rFonts w:ascii="Arial" w:hAnsi="Arial" w:cs="Arial"/>
              <w:b/>
              <w:bCs/>
              <w:sz w:val="22"/>
              <w:szCs w:val="22"/>
            </w:rPr>
          </w:rPrChange>
        </w:rPr>
        <w:t>e focus on designing affordable water supply systems, constructing proper sanitation facilities, transforming waste into renewable energy sources, and using available natural resources to serve the community.</w:t>
      </w:r>
    </w:p>
    <w:p w14:paraId="44FDE076" w14:textId="77777777" w:rsidR="00057AB4" w:rsidRDefault="00057AB4" w:rsidP="003E7EB2">
      <w:pPr>
        <w:tabs>
          <w:tab w:val="left" w:pos="90"/>
        </w:tabs>
        <w:spacing w:after="120"/>
        <w:ind w:left="-90" w:hanging="168"/>
        <w:rPr>
          <w:ins w:id="469" w:author="Vin Hoey" w:date="2026-05-17T15:11:00Z" w16du:dateUtc="2026-05-17T20:11:00Z"/>
          <w:rFonts w:ascii="Arial" w:hAnsi="Arial" w:cs="Arial"/>
          <w:sz w:val="22"/>
          <w:szCs w:val="22"/>
        </w:rPr>
      </w:pPr>
    </w:p>
    <w:p w14:paraId="127A8383" w14:textId="77777777" w:rsidR="00057AB4" w:rsidRPr="00057AB4" w:rsidRDefault="00057AB4" w:rsidP="00057AB4">
      <w:pPr>
        <w:tabs>
          <w:tab w:val="left" w:pos="90"/>
        </w:tabs>
        <w:spacing w:after="120"/>
        <w:ind w:left="-90" w:hanging="168"/>
        <w:rPr>
          <w:rFonts w:ascii="Arial" w:hAnsi="Arial" w:cs="Arial"/>
          <w:b/>
          <w:bCs/>
          <w:sz w:val="22"/>
          <w:szCs w:val="22"/>
        </w:rPr>
      </w:pPr>
      <w:r w:rsidRPr="00057AB4">
        <w:rPr>
          <w:rFonts w:ascii="Arial" w:hAnsi="Arial" w:cs="Arial"/>
          <w:b/>
          <w:bCs/>
          <w:sz w:val="22"/>
          <w:szCs w:val="22"/>
        </w:rPr>
        <w:t>Key Outcomes:</w:t>
      </w:r>
    </w:p>
    <w:p w14:paraId="0113F908" w14:textId="77777777" w:rsidR="00057AB4" w:rsidRPr="00057AB4" w:rsidRDefault="00057AB4" w:rsidP="00057AB4">
      <w:pPr>
        <w:numPr>
          <w:ilvl w:val="0"/>
          <w:numId w:val="6"/>
        </w:numPr>
        <w:tabs>
          <w:tab w:val="left" w:pos="90"/>
        </w:tabs>
        <w:spacing w:after="120"/>
        <w:rPr>
          <w:rFonts w:ascii="Arial" w:hAnsi="Arial" w:cs="Arial"/>
          <w:sz w:val="22"/>
          <w:szCs w:val="22"/>
        </w:rPr>
      </w:pPr>
      <w:r w:rsidRPr="00057AB4">
        <w:rPr>
          <w:rFonts w:ascii="Arial" w:hAnsi="Arial" w:cs="Arial"/>
          <w:sz w:val="22"/>
          <w:szCs w:val="22"/>
        </w:rPr>
        <w:t>•Engineers4Humanity Consultancy is an officially registered environmental and social safeguarding social enterprise in Rwanda, led by licensed environmental experts.</w:t>
      </w:r>
    </w:p>
    <w:p w14:paraId="76456379" w14:textId="77777777" w:rsidR="00057AB4" w:rsidRPr="00057AB4" w:rsidRDefault="00057AB4" w:rsidP="00057AB4">
      <w:pPr>
        <w:numPr>
          <w:ilvl w:val="0"/>
          <w:numId w:val="6"/>
        </w:numPr>
        <w:tabs>
          <w:tab w:val="left" w:pos="90"/>
        </w:tabs>
        <w:spacing w:after="120"/>
        <w:rPr>
          <w:rFonts w:ascii="Arial" w:hAnsi="Arial" w:cs="Arial"/>
          <w:sz w:val="22"/>
          <w:szCs w:val="22"/>
        </w:rPr>
      </w:pPr>
      <w:r w:rsidRPr="00057AB4">
        <w:rPr>
          <w:rFonts w:ascii="Arial" w:hAnsi="Arial" w:cs="Arial"/>
          <w:sz w:val="22"/>
          <w:szCs w:val="22"/>
        </w:rPr>
        <w:t xml:space="preserve">•Conducted 100+ environmental and social safeguarding studies in Rwanda, including a study on a project benefiting the </w:t>
      </w:r>
      <w:proofErr w:type="spellStart"/>
      <w:r w:rsidRPr="00057AB4">
        <w:rPr>
          <w:rFonts w:ascii="Arial" w:hAnsi="Arial" w:cs="Arial"/>
          <w:sz w:val="22"/>
          <w:szCs w:val="22"/>
        </w:rPr>
        <w:t>Gihembe</w:t>
      </w:r>
      <w:proofErr w:type="spellEnd"/>
      <w:r w:rsidRPr="00057AB4">
        <w:rPr>
          <w:rFonts w:ascii="Arial" w:hAnsi="Arial" w:cs="Arial"/>
          <w:sz w:val="22"/>
          <w:szCs w:val="22"/>
        </w:rPr>
        <w:t xml:space="preserve"> Refugee Camp in </w:t>
      </w:r>
      <w:proofErr w:type="spellStart"/>
      <w:r w:rsidRPr="00057AB4">
        <w:rPr>
          <w:rFonts w:ascii="Arial" w:hAnsi="Arial" w:cs="Arial"/>
          <w:sz w:val="22"/>
          <w:szCs w:val="22"/>
        </w:rPr>
        <w:t>Gicumbi</w:t>
      </w:r>
      <w:proofErr w:type="spellEnd"/>
      <w:r w:rsidRPr="00057AB4">
        <w:rPr>
          <w:rFonts w:ascii="Arial" w:hAnsi="Arial" w:cs="Arial"/>
          <w:sz w:val="22"/>
          <w:szCs w:val="22"/>
        </w:rPr>
        <w:t xml:space="preserve"> and the Mahama Refugee camp in </w:t>
      </w:r>
      <w:proofErr w:type="spellStart"/>
      <w:r w:rsidRPr="00057AB4">
        <w:rPr>
          <w:rFonts w:ascii="Arial" w:hAnsi="Arial" w:cs="Arial"/>
          <w:sz w:val="22"/>
          <w:szCs w:val="22"/>
        </w:rPr>
        <w:t>Kirehe</w:t>
      </w:r>
      <w:proofErr w:type="spellEnd"/>
      <w:r w:rsidRPr="00057AB4">
        <w:rPr>
          <w:rFonts w:ascii="Arial" w:hAnsi="Arial" w:cs="Arial"/>
          <w:sz w:val="22"/>
          <w:szCs w:val="22"/>
        </w:rPr>
        <w:t xml:space="preserve"> District.</w:t>
      </w:r>
    </w:p>
    <w:p w14:paraId="5F06024E" w14:textId="77777777" w:rsidR="00057AB4" w:rsidRPr="00057AB4" w:rsidRDefault="00057AB4" w:rsidP="00057AB4">
      <w:pPr>
        <w:numPr>
          <w:ilvl w:val="0"/>
          <w:numId w:val="6"/>
        </w:numPr>
        <w:tabs>
          <w:tab w:val="left" w:pos="90"/>
        </w:tabs>
        <w:spacing w:after="120"/>
        <w:rPr>
          <w:rFonts w:ascii="Arial" w:hAnsi="Arial" w:cs="Arial"/>
          <w:sz w:val="22"/>
          <w:szCs w:val="22"/>
        </w:rPr>
      </w:pPr>
      <w:r w:rsidRPr="00057AB4">
        <w:rPr>
          <w:rFonts w:ascii="Arial" w:hAnsi="Arial" w:cs="Arial"/>
          <w:sz w:val="22"/>
          <w:szCs w:val="22"/>
        </w:rPr>
        <w:t xml:space="preserve">•Supported disaster emergencies and the public safety community outreach </w:t>
      </w:r>
      <w:proofErr w:type="gramStart"/>
      <w:r w:rsidRPr="00057AB4">
        <w:rPr>
          <w:rFonts w:ascii="Arial" w:hAnsi="Arial" w:cs="Arial"/>
          <w:sz w:val="22"/>
          <w:szCs w:val="22"/>
        </w:rPr>
        <w:t>program, and</w:t>
      </w:r>
      <w:proofErr w:type="gramEnd"/>
      <w:r w:rsidRPr="00057AB4">
        <w:rPr>
          <w:rFonts w:ascii="Arial" w:hAnsi="Arial" w:cs="Arial"/>
          <w:sz w:val="22"/>
          <w:szCs w:val="22"/>
        </w:rPr>
        <w:t xml:space="preserve"> organized different training for refugee youth.</w:t>
      </w:r>
    </w:p>
    <w:p w14:paraId="04935E8E" w14:textId="77777777" w:rsidR="00057AB4" w:rsidRPr="00057AB4" w:rsidRDefault="00057AB4" w:rsidP="00057AB4">
      <w:pPr>
        <w:tabs>
          <w:tab w:val="left" w:pos="90"/>
        </w:tabs>
        <w:spacing w:after="120"/>
        <w:ind w:left="-90" w:hanging="168"/>
        <w:rPr>
          <w:rFonts w:ascii="Arial" w:hAnsi="Arial" w:cs="Arial"/>
          <w:b/>
          <w:bCs/>
          <w:sz w:val="22"/>
          <w:szCs w:val="22"/>
        </w:rPr>
      </w:pPr>
      <w:r w:rsidRPr="00057AB4">
        <w:rPr>
          <w:rFonts w:ascii="Arial" w:hAnsi="Arial" w:cs="Arial"/>
          <w:b/>
          <w:bCs/>
          <w:sz w:val="22"/>
          <w:szCs w:val="22"/>
        </w:rPr>
        <w:t>Key Focus Areas:</w:t>
      </w:r>
    </w:p>
    <w:p w14:paraId="249F1680" w14:textId="77777777" w:rsidR="00057AB4" w:rsidRPr="00057AB4" w:rsidRDefault="00057AB4" w:rsidP="00057AB4">
      <w:pPr>
        <w:numPr>
          <w:ilvl w:val="0"/>
          <w:numId w:val="7"/>
        </w:numPr>
        <w:tabs>
          <w:tab w:val="left" w:pos="90"/>
        </w:tabs>
        <w:spacing w:after="120"/>
        <w:rPr>
          <w:rFonts w:ascii="Arial" w:hAnsi="Arial" w:cs="Arial"/>
          <w:sz w:val="22"/>
          <w:szCs w:val="22"/>
        </w:rPr>
      </w:pPr>
      <w:proofErr w:type="gramStart"/>
      <w:r w:rsidRPr="00057AB4">
        <w:rPr>
          <w:rFonts w:ascii="Arial" w:hAnsi="Arial" w:cs="Arial"/>
          <w:sz w:val="22"/>
          <w:szCs w:val="22"/>
        </w:rPr>
        <w:t>•Support</w:t>
      </w:r>
      <w:proofErr w:type="gramEnd"/>
      <w:r w:rsidRPr="00057AB4">
        <w:rPr>
          <w:rFonts w:ascii="Arial" w:hAnsi="Arial" w:cs="Arial"/>
          <w:sz w:val="22"/>
          <w:szCs w:val="22"/>
        </w:rPr>
        <w:t xml:space="preserve"> Public Health Engineering project includes WASH (water, sanitation &amp; hygiene) projects to promote sustainable waste management practices that improve health by protecting the environment, improving hygiene, and reducing waterborne diseases in refugee camps and nearby areas.</w:t>
      </w:r>
    </w:p>
    <w:p w14:paraId="062EE6B9" w14:textId="77777777" w:rsidR="00057AB4" w:rsidRPr="00057AB4" w:rsidRDefault="00057AB4" w:rsidP="00057AB4">
      <w:pPr>
        <w:numPr>
          <w:ilvl w:val="0"/>
          <w:numId w:val="7"/>
        </w:numPr>
        <w:tabs>
          <w:tab w:val="left" w:pos="90"/>
        </w:tabs>
        <w:spacing w:after="120"/>
        <w:rPr>
          <w:rFonts w:ascii="Arial" w:hAnsi="Arial" w:cs="Arial"/>
          <w:sz w:val="22"/>
          <w:szCs w:val="22"/>
        </w:rPr>
      </w:pPr>
      <w:r w:rsidRPr="00057AB4">
        <w:rPr>
          <w:rFonts w:ascii="Arial" w:hAnsi="Arial" w:cs="Arial"/>
          <w:sz w:val="22"/>
          <w:szCs w:val="22"/>
        </w:rPr>
        <w:t>•Support and conduct community outreach and awareness campaigns on public safety and disaster preparedness.</w:t>
      </w:r>
    </w:p>
    <w:p w14:paraId="5055FFDA" w14:textId="77777777" w:rsidR="00057AB4" w:rsidRDefault="00057AB4" w:rsidP="00057AB4">
      <w:pPr>
        <w:numPr>
          <w:ilvl w:val="0"/>
          <w:numId w:val="7"/>
        </w:numPr>
        <w:tabs>
          <w:tab w:val="left" w:pos="90"/>
        </w:tabs>
        <w:spacing w:after="120"/>
        <w:rPr>
          <w:ins w:id="470" w:author="Vin Hoey" w:date="2026-05-17T15:11:00Z" w16du:dateUtc="2026-05-17T20:11:00Z"/>
          <w:rFonts w:ascii="Arial" w:hAnsi="Arial" w:cs="Arial"/>
          <w:sz w:val="22"/>
          <w:szCs w:val="22"/>
        </w:rPr>
      </w:pPr>
      <w:r w:rsidRPr="00057AB4">
        <w:rPr>
          <w:rFonts w:ascii="Arial" w:hAnsi="Arial" w:cs="Arial"/>
          <w:sz w:val="22"/>
          <w:szCs w:val="22"/>
        </w:rPr>
        <w:t>•Support the Sustainable Development Goals implementation programs in Rwanda.</w:t>
      </w:r>
    </w:p>
    <w:p w14:paraId="0DD93629" w14:textId="4C7D9E80" w:rsidR="00FB28BB" w:rsidRDefault="00FB28BB" w:rsidP="00FB28BB">
      <w:pPr>
        <w:tabs>
          <w:tab w:val="left" w:pos="90"/>
        </w:tabs>
        <w:spacing w:after="120"/>
        <w:rPr>
          <w:ins w:id="471" w:author="Vin Hoey" w:date="2026-05-17T15:14:00Z" w16du:dateUtc="2026-05-17T20:14:00Z"/>
          <w:rFonts w:ascii="Arial" w:hAnsi="Arial" w:cs="Arial"/>
          <w:b/>
          <w:bCs/>
          <w:sz w:val="22"/>
          <w:szCs w:val="22"/>
        </w:rPr>
      </w:pPr>
      <w:ins w:id="472" w:author="Vin Hoey" w:date="2026-05-17T15:12:00Z" w16du:dateUtc="2026-05-17T20:12:00Z">
        <w:r w:rsidRPr="00FB28BB">
          <w:rPr>
            <w:rFonts w:ascii="Arial" w:hAnsi="Arial" w:cs="Arial"/>
            <w:b/>
            <w:bCs/>
            <w:sz w:val="22"/>
            <w:szCs w:val="22"/>
            <w:rPrChange w:id="473" w:author="Vin Hoey" w:date="2026-05-17T15:12:00Z" w16du:dateUtc="2026-05-17T20:12:00Z">
              <w:rPr>
                <w:rFonts w:ascii="Arial" w:hAnsi="Arial" w:cs="Arial"/>
                <w:sz w:val="22"/>
                <w:szCs w:val="22"/>
              </w:rPr>
            </w:rPrChange>
          </w:rPr>
          <w:t xml:space="preserve">Revise the above listing anywhere </w:t>
        </w:r>
        <w:proofErr w:type="gramStart"/>
        <w:r w:rsidRPr="00FB28BB">
          <w:rPr>
            <w:rFonts w:ascii="Arial" w:hAnsi="Arial" w:cs="Arial"/>
            <w:b/>
            <w:bCs/>
            <w:sz w:val="22"/>
            <w:szCs w:val="22"/>
            <w:rPrChange w:id="474" w:author="Vin Hoey" w:date="2026-05-17T15:12:00Z" w16du:dateUtc="2026-05-17T20:12:00Z">
              <w:rPr>
                <w:rFonts w:ascii="Arial" w:hAnsi="Arial" w:cs="Arial"/>
                <w:sz w:val="22"/>
                <w:szCs w:val="22"/>
              </w:rPr>
            </w:rPrChange>
          </w:rPr>
          <w:t>it’s</w:t>
        </w:r>
        <w:proofErr w:type="gramEnd"/>
        <w:r w:rsidRPr="00FB28BB">
          <w:rPr>
            <w:rFonts w:ascii="Arial" w:hAnsi="Arial" w:cs="Arial"/>
            <w:b/>
            <w:bCs/>
            <w:sz w:val="22"/>
            <w:szCs w:val="22"/>
            <w:rPrChange w:id="475" w:author="Vin Hoey" w:date="2026-05-17T15:12:00Z" w16du:dateUtc="2026-05-17T20:12:00Z">
              <w:rPr>
                <w:rFonts w:ascii="Arial" w:hAnsi="Arial" w:cs="Arial"/>
                <w:sz w:val="22"/>
                <w:szCs w:val="22"/>
              </w:rPr>
            </w:rPrChange>
          </w:rPr>
          <w:t xml:space="preserve"> needed to </w:t>
        </w:r>
        <w:proofErr w:type="gramStart"/>
        <w:r w:rsidRPr="00FB28BB">
          <w:rPr>
            <w:rFonts w:ascii="Arial" w:hAnsi="Arial" w:cs="Arial"/>
            <w:b/>
            <w:bCs/>
            <w:sz w:val="22"/>
            <w:szCs w:val="22"/>
            <w:rPrChange w:id="476" w:author="Vin Hoey" w:date="2026-05-17T15:12:00Z" w16du:dateUtc="2026-05-17T20:12:00Z">
              <w:rPr>
                <w:rFonts w:ascii="Arial" w:hAnsi="Arial" w:cs="Arial"/>
                <w:sz w:val="22"/>
                <w:szCs w:val="22"/>
              </w:rPr>
            </w:rPrChange>
          </w:rPr>
          <w:t>match to</w:t>
        </w:r>
        <w:proofErr w:type="gramEnd"/>
        <w:r w:rsidRPr="00FB28BB">
          <w:rPr>
            <w:rFonts w:ascii="Arial" w:hAnsi="Arial" w:cs="Arial"/>
            <w:b/>
            <w:bCs/>
            <w:sz w:val="22"/>
            <w:szCs w:val="22"/>
            <w:rPrChange w:id="477" w:author="Vin Hoey" w:date="2026-05-17T15:12:00Z" w16du:dateUtc="2026-05-17T20:12:00Z">
              <w:rPr>
                <w:rFonts w:ascii="Arial" w:hAnsi="Arial" w:cs="Arial"/>
                <w:sz w:val="22"/>
                <w:szCs w:val="22"/>
              </w:rPr>
            </w:rPrChange>
          </w:rPr>
          <w:t xml:space="preserve"> </w:t>
        </w:r>
        <w:proofErr w:type="spellStart"/>
        <w:r w:rsidRPr="00FB28BB">
          <w:rPr>
            <w:rFonts w:ascii="Arial" w:hAnsi="Arial" w:cs="Arial"/>
            <w:b/>
            <w:bCs/>
            <w:sz w:val="22"/>
            <w:szCs w:val="22"/>
            <w:rPrChange w:id="478" w:author="Vin Hoey" w:date="2026-05-17T15:12:00Z" w16du:dateUtc="2026-05-17T20:12:00Z">
              <w:rPr>
                <w:rFonts w:ascii="Arial" w:hAnsi="Arial" w:cs="Arial"/>
                <w:sz w:val="22"/>
                <w:szCs w:val="22"/>
              </w:rPr>
            </w:rPrChange>
          </w:rPr>
          <w:t>Minema</w:t>
        </w:r>
        <w:proofErr w:type="spellEnd"/>
        <w:r w:rsidRPr="00FB28BB">
          <w:rPr>
            <w:rFonts w:ascii="Arial" w:hAnsi="Arial" w:cs="Arial"/>
            <w:b/>
            <w:bCs/>
            <w:sz w:val="22"/>
            <w:szCs w:val="22"/>
            <w:rPrChange w:id="479" w:author="Vin Hoey" w:date="2026-05-17T15:12:00Z" w16du:dateUtc="2026-05-17T20:12:00Z">
              <w:rPr>
                <w:rFonts w:ascii="Arial" w:hAnsi="Arial" w:cs="Arial"/>
                <w:sz w:val="22"/>
                <w:szCs w:val="22"/>
              </w:rPr>
            </w:rPrChange>
          </w:rPr>
          <w:t xml:space="preserve"> MOU</w:t>
        </w:r>
      </w:ins>
      <w:ins w:id="480" w:author="Vin Hoey" w:date="2026-05-17T17:09:00Z" w16du:dateUtc="2026-05-17T22:09:00Z">
        <w:r w:rsidR="003D38F1">
          <w:rPr>
            <w:rFonts w:ascii="Arial" w:hAnsi="Arial" w:cs="Arial"/>
            <w:b/>
            <w:bCs/>
            <w:sz w:val="22"/>
            <w:szCs w:val="22"/>
          </w:rPr>
          <w:t>?</w:t>
        </w:r>
      </w:ins>
    </w:p>
    <w:p w14:paraId="2B33196E" w14:textId="77777777" w:rsidR="00FF4876" w:rsidRDefault="00FF4876" w:rsidP="00FB28BB">
      <w:pPr>
        <w:tabs>
          <w:tab w:val="left" w:pos="90"/>
        </w:tabs>
        <w:spacing w:after="120"/>
        <w:rPr>
          <w:ins w:id="481" w:author="Vin Hoey" w:date="2026-05-17T15:14:00Z" w16du:dateUtc="2026-05-17T20:14:00Z"/>
          <w:rFonts w:ascii="Arial" w:hAnsi="Arial" w:cs="Arial"/>
          <w:b/>
          <w:bCs/>
          <w:sz w:val="22"/>
          <w:szCs w:val="22"/>
        </w:rPr>
      </w:pPr>
    </w:p>
    <w:p w14:paraId="16E05BDE" w14:textId="635B34C3" w:rsidR="00FF4876" w:rsidRDefault="00FF4876" w:rsidP="00FF4876">
      <w:pPr>
        <w:tabs>
          <w:tab w:val="left" w:pos="90"/>
        </w:tabs>
        <w:spacing w:after="120"/>
        <w:rPr>
          <w:ins w:id="482" w:author="Vin Hoey" w:date="2026-05-17T15:35:00Z" w16du:dateUtc="2026-05-17T20:35:00Z"/>
          <w:rFonts w:ascii="Arial" w:hAnsi="Arial" w:cs="Arial"/>
          <w:b/>
          <w:bCs/>
          <w:sz w:val="22"/>
          <w:szCs w:val="22"/>
        </w:rPr>
      </w:pPr>
      <w:r>
        <w:rPr>
          <w:rFonts w:ascii="Arial" w:hAnsi="Arial" w:cs="Arial"/>
          <w:b/>
          <w:bCs/>
          <w:sz w:val="22"/>
          <w:szCs w:val="22"/>
        </w:rPr>
        <w:t xml:space="preserve">BUTTON: </w:t>
      </w:r>
      <w:hyperlink r:id="rId6" w:history="1">
        <w:r w:rsidRPr="00FF4876">
          <w:rPr>
            <w:rStyle w:val="Hyperlink"/>
            <w:rFonts w:ascii="Arial" w:hAnsi="Arial" w:cs="Arial"/>
            <w:b/>
            <w:bCs/>
            <w:sz w:val="22"/>
            <w:szCs w:val="22"/>
          </w:rPr>
          <w:t>Apply for Paid Training</w:t>
        </w:r>
      </w:hyperlink>
      <w:ins w:id="483" w:author="Vin Hoey" w:date="2026-05-17T15:14:00Z" w16du:dateUtc="2026-05-17T20:14:00Z">
        <w:r>
          <w:rPr>
            <w:rFonts w:ascii="Arial" w:hAnsi="Arial" w:cs="Arial"/>
            <w:b/>
            <w:bCs/>
            <w:sz w:val="22"/>
            <w:szCs w:val="22"/>
          </w:rPr>
          <w:t xml:space="preserve"> Delete this button. No button or link should </w:t>
        </w:r>
        <w:proofErr w:type="gramStart"/>
        <w:r>
          <w:rPr>
            <w:rFonts w:ascii="Arial" w:hAnsi="Arial" w:cs="Arial"/>
            <w:b/>
            <w:bCs/>
            <w:sz w:val="22"/>
            <w:szCs w:val="22"/>
          </w:rPr>
          <w:t xml:space="preserve">be </w:t>
        </w:r>
      </w:ins>
      <w:ins w:id="484" w:author="Vin Hoey" w:date="2026-05-17T15:15:00Z" w16du:dateUtc="2026-05-17T20:15:00Z">
        <w:r>
          <w:rPr>
            <w:rFonts w:ascii="Arial" w:hAnsi="Arial" w:cs="Arial"/>
            <w:b/>
            <w:bCs/>
            <w:sz w:val="22"/>
            <w:szCs w:val="22"/>
          </w:rPr>
          <w:t>used</w:t>
        </w:r>
        <w:proofErr w:type="gramEnd"/>
        <w:r>
          <w:rPr>
            <w:rFonts w:ascii="Arial" w:hAnsi="Arial" w:cs="Arial"/>
            <w:b/>
            <w:bCs/>
            <w:sz w:val="22"/>
            <w:szCs w:val="22"/>
          </w:rPr>
          <w:t xml:space="preserve"> until there is sufficient content to support it. Again, our work needs to be far more str</w:t>
        </w:r>
      </w:ins>
      <w:ins w:id="485" w:author="Vin Hoey" w:date="2026-05-17T15:16:00Z" w16du:dateUtc="2026-05-17T20:16:00Z">
        <w:r>
          <w:rPr>
            <w:rFonts w:ascii="Arial" w:hAnsi="Arial" w:cs="Arial"/>
            <w:b/>
            <w:bCs/>
            <w:sz w:val="22"/>
            <w:szCs w:val="22"/>
          </w:rPr>
          <w:t xml:space="preserve">ategically </w:t>
        </w:r>
      </w:ins>
      <w:ins w:id="486" w:author="Vin Hoey" w:date="2026-05-17T15:15:00Z" w16du:dateUtc="2026-05-17T20:15:00Z">
        <w:r>
          <w:rPr>
            <w:rFonts w:ascii="Arial" w:hAnsi="Arial" w:cs="Arial"/>
            <w:b/>
            <w:bCs/>
            <w:sz w:val="22"/>
            <w:szCs w:val="22"/>
          </w:rPr>
          <w:t>focused</w:t>
        </w:r>
      </w:ins>
      <w:ins w:id="487" w:author="Vin Hoey" w:date="2026-05-17T15:16:00Z" w16du:dateUtc="2026-05-17T20:16:00Z">
        <w:r>
          <w:rPr>
            <w:rFonts w:ascii="Arial" w:hAnsi="Arial" w:cs="Arial"/>
            <w:b/>
            <w:bCs/>
            <w:sz w:val="22"/>
            <w:szCs w:val="22"/>
          </w:rPr>
          <w:t xml:space="preserve"> than posting broad opportunities </w:t>
        </w:r>
      </w:ins>
      <w:ins w:id="488" w:author="Vin Hoey" w:date="2026-05-17T15:35:00Z" w16du:dateUtc="2026-05-17T20:35:00Z">
        <w:r w:rsidR="00BF3DA1">
          <w:rPr>
            <w:rFonts w:ascii="Arial" w:hAnsi="Arial" w:cs="Arial"/>
            <w:b/>
            <w:bCs/>
            <w:sz w:val="22"/>
            <w:szCs w:val="22"/>
          </w:rPr>
          <w:t>that</w:t>
        </w:r>
      </w:ins>
      <w:ins w:id="489" w:author="Vin Hoey" w:date="2026-05-17T15:16:00Z" w16du:dateUtc="2026-05-17T20:16:00Z">
        <w:r>
          <w:rPr>
            <w:rFonts w:ascii="Arial" w:hAnsi="Arial" w:cs="Arial"/>
            <w:b/>
            <w:bCs/>
            <w:sz w:val="22"/>
            <w:szCs w:val="22"/>
          </w:rPr>
          <w:t xml:space="preserve"> we cannot </w:t>
        </w:r>
        <w:proofErr w:type="gramStart"/>
        <w:r>
          <w:rPr>
            <w:rFonts w:ascii="Arial" w:hAnsi="Arial" w:cs="Arial"/>
            <w:b/>
            <w:bCs/>
            <w:sz w:val="22"/>
            <w:szCs w:val="22"/>
          </w:rPr>
          <w:t>possibly fulfill</w:t>
        </w:r>
        <w:proofErr w:type="gramEnd"/>
        <w:r>
          <w:rPr>
            <w:rFonts w:ascii="Arial" w:hAnsi="Arial" w:cs="Arial"/>
            <w:b/>
            <w:bCs/>
            <w:sz w:val="22"/>
            <w:szCs w:val="22"/>
          </w:rPr>
          <w:t xml:space="preserve"> without specifics. </w:t>
        </w:r>
      </w:ins>
    </w:p>
    <w:p w14:paraId="7A5EDAD1" w14:textId="77777777" w:rsidR="00BF3DA1" w:rsidRDefault="00BF3DA1" w:rsidP="00FF4876">
      <w:pPr>
        <w:tabs>
          <w:tab w:val="left" w:pos="90"/>
        </w:tabs>
        <w:spacing w:after="120"/>
        <w:rPr>
          <w:ins w:id="490" w:author="Vin Hoey" w:date="2026-05-17T15:35:00Z" w16du:dateUtc="2026-05-17T20:35:00Z"/>
          <w:rFonts w:ascii="Arial" w:hAnsi="Arial" w:cs="Arial"/>
          <w:b/>
          <w:bCs/>
          <w:sz w:val="22"/>
          <w:szCs w:val="22"/>
        </w:rPr>
      </w:pPr>
    </w:p>
    <w:p w14:paraId="199CC9CF" w14:textId="77777777" w:rsidR="00BF3DA1" w:rsidRDefault="00BF3DA1" w:rsidP="00FF4876">
      <w:pPr>
        <w:tabs>
          <w:tab w:val="left" w:pos="90"/>
        </w:tabs>
        <w:spacing w:after="120"/>
        <w:rPr>
          <w:ins w:id="491" w:author="Vin Hoey" w:date="2026-05-17T15:35:00Z" w16du:dateUtc="2026-05-17T20:35:00Z"/>
          <w:rFonts w:ascii="Arial" w:hAnsi="Arial" w:cs="Arial"/>
          <w:b/>
          <w:bCs/>
          <w:sz w:val="22"/>
          <w:szCs w:val="22"/>
        </w:rPr>
      </w:pPr>
    </w:p>
    <w:p w14:paraId="04D173E0" w14:textId="77777777" w:rsidR="00BF3DA1" w:rsidRDefault="00BF3DA1" w:rsidP="00FF4876">
      <w:pPr>
        <w:tabs>
          <w:tab w:val="left" w:pos="90"/>
        </w:tabs>
        <w:spacing w:after="120"/>
        <w:rPr>
          <w:ins w:id="492" w:author="Vin Hoey" w:date="2026-05-17T15:35:00Z" w16du:dateUtc="2026-05-17T20:35:00Z"/>
          <w:rFonts w:ascii="Arial" w:hAnsi="Arial" w:cs="Arial"/>
          <w:b/>
          <w:bCs/>
          <w:sz w:val="22"/>
          <w:szCs w:val="22"/>
        </w:rPr>
      </w:pPr>
    </w:p>
    <w:p w14:paraId="56AEC882" w14:textId="77777777" w:rsidR="00BF3DA1" w:rsidRPr="009D2DD8" w:rsidRDefault="00BF3DA1" w:rsidP="00BF3DA1">
      <w:pPr>
        <w:tabs>
          <w:tab w:val="left" w:pos="90"/>
        </w:tabs>
        <w:spacing w:after="120"/>
        <w:rPr>
          <w:rFonts w:ascii="Arial" w:hAnsi="Arial" w:cs="Arial"/>
          <w:b/>
          <w:bCs/>
        </w:rPr>
      </w:pPr>
      <w:r w:rsidRPr="009D2DD8">
        <w:rPr>
          <w:rFonts w:ascii="Arial" w:hAnsi="Arial" w:cs="Arial"/>
          <w:b/>
          <w:bCs/>
        </w:rPr>
        <w:t>Entrepreneurship</w:t>
      </w:r>
    </w:p>
    <w:p w14:paraId="6CB16FF2" w14:textId="77777777" w:rsidR="009D2DD8" w:rsidRPr="009D2DD8" w:rsidRDefault="009D2DD8" w:rsidP="009D2DD8">
      <w:pPr>
        <w:tabs>
          <w:tab w:val="left" w:pos="90"/>
        </w:tabs>
        <w:spacing w:after="120"/>
        <w:rPr>
          <w:rFonts w:ascii="Arial" w:hAnsi="Arial" w:cs="Arial"/>
          <w:sz w:val="22"/>
          <w:szCs w:val="22"/>
        </w:rPr>
      </w:pPr>
      <w:r w:rsidRPr="009D2DD8">
        <w:rPr>
          <w:rFonts w:ascii="Arial" w:hAnsi="Arial" w:cs="Arial"/>
          <w:sz w:val="22"/>
          <w:szCs w:val="22"/>
        </w:rPr>
        <w:t>ENTREPRENEURSHIP PROGRAM</w:t>
      </w:r>
    </w:p>
    <w:p w14:paraId="6E209923" w14:textId="77777777" w:rsidR="009D2DD8" w:rsidRPr="009D2DD8" w:rsidRDefault="009D2DD8" w:rsidP="009D2DD8">
      <w:pPr>
        <w:tabs>
          <w:tab w:val="left" w:pos="90"/>
        </w:tabs>
        <w:spacing w:after="120"/>
        <w:rPr>
          <w:rFonts w:ascii="Arial" w:hAnsi="Arial" w:cs="Arial"/>
          <w:sz w:val="22"/>
          <w:szCs w:val="22"/>
        </w:rPr>
      </w:pPr>
      <w:r w:rsidRPr="009D2DD8">
        <w:rPr>
          <w:rFonts w:ascii="Arial" w:hAnsi="Arial" w:cs="Arial"/>
          <w:sz w:val="22"/>
          <w:szCs w:val="22"/>
        </w:rPr>
        <w:t>Engineers4Humanity Consultancy</w:t>
      </w:r>
    </w:p>
    <w:p w14:paraId="739FC83A" w14:textId="6058AD84" w:rsidR="009D2DD8" w:rsidRPr="009D2DD8" w:rsidRDefault="009D2DD8" w:rsidP="009D2DD8">
      <w:pPr>
        <w:tabs>
          <w:tab w:val="left" w:pos="90"/>
        </w:tabs>
        <w:spacing w:after="120"/>
        <w:rPr>
          <w:rFonts w:ascii="Arial" w:hAnsi="Arial" w:cs="Arial"/>
          <w:sz w:val="22"/>
          <w:szCs w:val="22"/>
        </w:rPr>
      </w:pPr>
      <w:r w:rsidRPr="009D2DD8">
        <w:rPr>
          <w:rFonts w:ascii="Arial" w:hAnsi="Arial" w:cs="Arial"/>
          <w:sz w:val="22"/>
          <w:szCs w:val="22"/>
        </w:rPr>
        <w:t xml:space="preserve">Engineers4Humanity Consultancy is a social enterprise registered in </w:t>
      </w:r>
      <w:ins w:id="493" w:author="Vin Hoey" w:date="2026-05-17T15:36:00Z" w16du:dateUtc="2026-05-17T20:36:00Z">
        <w:r w:rsidR="00F345BD">
          <w:rPr>
            <w:rFonts w:ascii="Arial" w:hAnsi="Arial" w:cs="Arial"/>
            <w:sz w:val="22"/>
            <w:szCs w:val="22"/>
          </w:rPr>
          <w:t>Rwanda</w:t>
        </w:r>
      </w:ins>
      <w:del w:id="494" w:author="Vin Hoey" w:date="2026-05-17T15:36:00Z" w16du:dateUtc="2026-05-17T20:36:00Z">
        <w:r w:rsidRPr="009D2DD8" w:rsidDel="00F345BD">
          <w:rPr>
            <w:rFonts w:ascii="Arial" w:hAnsi="Arial" w:cs="Arial"/>
            <w:sz w:val="22"/>
            <w:szCs w:val="22"/>
          </w:rPr>
          <w:delText>East Africa</w:delText>
        </w:r>
      </w:del>
      <w:r w:rsidRPr="009D2DD8">
        <w:rPr>
          <w:rFonts w:ascii="Arial" w:hAnsi="Arial" w:cs="Arial"/>
          <w:sz w:val="22"/>
          <w:szCs w:val="22"/>
        </w:rPr>
        <w:t xml:space="preserve">, dedicated to delivering a dynamic range of </w:t>
      </w:r>
      <w:ins w:id="495" w:author="Vin Hoey" w:date="2026-05-17T15:36:00Z" w16du:dateUtc="2026-05-17T20:36:00Z">
        <w:r w:rsidR="00995C50">
          <w:rPr>
            <w:rFonts w:ascii="Arial" w:hAnsi="Arial" w:cs="Arial"/>
            <w:sz w:val="22"/>
            <w:szCs w:val="22"/>
          </w:rPr>
          <w:t>e</w:t>
        </w:r>
      </w:ins>
      <w:del w:id="496" w:author="Vin Hoey" w:date="2026-05-17T15:36:00Z" w16du:dateUtc="2026-05-17T20:36:00Z">
        <w:r w:rsidRPr="009D2DD8" w:rsidDel="00995C50">
          <w:rPr>
            <w:rFonts w:ascii="Arial" w:hAnsi="Arial" w:cs="Arial"/>
            <w:sz w:val="22"/>
            <w:szCs w:val="22"/>
          </w:rPr>
          <w:delText>E</w:delText>
        </w:r>
      </w:del>
      <w:r w:rsidRPr="009D2DD8">
        <w:rPr>
          <w:rFonts w:ascii="Arial" w:hAnsi="Arial" w:cs="Arial"/>
          <w:sz w:val="22"/>
          <w:szCs w:val="22"/>
        </w:rPr>
        <w:t>ngineering consultancy services, social-environmental study consultancy, education &amp; skills development services.</w:t>
      </w:r>
    </w:p>
    <w:p w14:paraId="53D1444B" w14:textId="77777777" w:rsidR="009D2DD8" w:rsidRPr="009D2DD8" w:rsidRDefault="009D2DD8" w:rsidP="009D2DD8">
      <w:pPr>
        <w:tabs>
          <w:tab w:val="left" w:pos="90"/>
        </w:tabs>
        <w:spacing w:after="120"/>
        <w:rPr>
          <w:rFonts w:ascii="Arial" w:hAnsi="Arial" w:cs="Arial"/>
          <w:sz w:val="22"/>
          <w:szCs w:val="22"/>
        </w:rPr>
      </w:pPr>
      <w:r w:rsidRPr="009D2DD8">
        <w:rPr>
          <w:rFonts w:ascii="Arial" w:hAnsi="Arial" w:cs="Arial"/>
          <w:sz w:val="22"/>
          <w:szCs w:val="22"/>
        </w:rPr>
        <w:t xml:space="preserve">Engineers4Humanity Consultancy is a skills development hub that transforms unskilled young people, primarily refugees and underserved communities in Rwanda, into competent, skilled technicians through </w:t>
      </w:r>
      <w:proofErr w:type="gramStart"/>
      <w:r w:rsidRPr="009D2DD8">
        <w:rPr>
          <w:rFonts w:ascii="Arial" w:hAnsi="Arial" w:cs="Arial"/>
          <w:sz w:val="22"/>
          <w:szCs w:val="22"/>
        </w:rPr>
        <w:t>hands-on</w:t>
      </w:r>
      <w:proofErr w:type="gramEnd"/>
      <w:r w:rsidRPr="009D2DD8">
        <w:rPr>
          <w:rFonts w:ascii="Arial" w:hAnsi="Arial" w:cs="Arial"/>
          <w:sz w:val="22"/>
          <w:szCs w:val="22"/>
        </w:rPr>
        <w:t xml:space="preserve"> training, career guidance, and an entrepreneurship incubation process. This results in job creation and the socioeconomic transformation of the community.</w:t>
      </w:r>
    </w:p>
    <w:p w14:paraId="1E35C864" w14:textId="3843A3D7" w:rsidR="009D2DD8" w:rsidRPr="009D2DD8" w:rsidRDefault="009D2DD8" w:rsidP="009D2DD8">
      <w:pPr>
        <w:tabs>
          <w:tab w:val="left" w:pos="90"/>
        </w:tabs>
        <w:spacing w:after="120"/>
        <w:rPr>
          <w:rFonts w:ascii="Arial" w:hAnsi="Arial" w:cs="Arial"/>
          <w:sz w:val="22"/>
          <w:szCs w:val="22"/>
        </w:rPr>
      </w:pPr>
      <w:r w:rsidRPr="009D2DD8">
        <w:rPr>
          <w:rFonts w:ascii="Arial" w:hAnsi="Arial" w:cs="Arial"/>
          <w:sz w:val="22"/>
          <w:szCs w:val="22"/>
        </w:rPr>
        <w:t xml:space="preserve">Our social entrepreneurship approach aims to create a profound and lasting impact in </w:t>
      </w:r>
      <w:ins w:id="497" w:author="Vin Hoey" w:date="2026-05-17T15:37:00Z" w16du:dateUtc="2026-05-17T20:37:00Z">
        <w:r w:rsidR="00995C50">
          <w:rPr>
            <w:rFonts w:ascii="Arial" w:hAnsi="Arial" w:cs="Arial"/>
            <w:sz w:val="22"/>
            <w:szCs w:val="22"/>
          </w:rPr>
          <w:t>Rwanda</w:t>
        </w:r>
      </w:ins>
      <w:del w:id="498" w:author="Vin Hoey" w:date="2026-05-17T15:37:00Z" w16du:dateUtc="2026-05-17T20:37:00Z">
        <w:r w:rsidRPr="009D2DD8" w:rsidDel="00995C50">
          <w:rPr>
            <w:rFonts w:ascii="Arial" w:hAnsi="Arial" w:cs="Arial"/>
            <w:sz w:val="22"/>
            <w:szCs w:val="22"/>
          </w:rPr>
          <w:delText>Africa and globally</w:delText>
        </w:r>
      </w:del>
      <w:r w:rsidRPr="009D2DD8">
        <w:rPr>
          <w:rFonts w:ascii="Arial" w:hAnsi="Arial" w:cs="Arial"/>
          <w:sz w:val="22"/>
          <w:szCs w:val="22"/>
        </w:rPr>
        <w:t xml:space="preserve">. As a proudly registered firm specializing in engineering, environmental services, and social safeguarding in </w:t>
      </w:r>
      <w:ins w:id="499" w:author="Vin Hoey" w:date="2026-05-17T15:37:00Z" w16du:dateUtc="2026-05-17T20:37:00Z">
        <w:r w:rsidR="005E6176">
          <w:rPr>
            <w:rFonts w:ascii="Arial" w:hAnsi="Arial" w:cs="Arial"/>
            <w:sz w:val="22"/>
            <w:szCs w:val="22"/>
          </w:rPr>
          <w:t>Rwanda</w:t>
        </w:r>
      </w:ins>
      <w:del w:id="500" w:author="Vin Hoey" w:date="2026-05-17T15:37:00Z" w16du:dateUtc="2026-05-17T20:37:00Z">
        <w:r w:rsidRPr="009D2DD8" w:rsidDel="005E6176">
          <w:rPr>
            <w:rFonts w:ascii="Arial" w:hAnsi="Arial" w:cs="Arial"/>
            <w:sz w:val="22"/>
            <w:szCs w:val="22"/>
          </w:rPr>
          <w:delText>East Africa</w:delText>
        </w:r>
      </w:del>
      <w:r w:rsidRPr="009D2DD8">
        <w:rPr>
          <w:rFonts w:ascii="Arial" w:hAnsi="Arial" w:cs="Arial"/>
          <w:sz w:val="22"/>
          <w:szCs w:val="22"/>
        </w:rPr>
        <w:t>, we are determined to make a significant difference in the lives of the communities we serve, championing progress and resilience at every turn.</w:t>
      </w:r>
    </w:p>
    <w:p w14:paraId="10556153" w14:textId="6CED32A8" w:rsidR="009D2DD8" w:rsidRDefault="009D2DD8" w:rsidP="009D2DD8">
      <w:pPr>
        <w:tabs>
          <w:tab w:val="left" w:pos="90"/>
        </w:tabs>
        <w:spacing w:after="120"/>
        <w:rPr>
          <w:ins w:id="501" w:author="Vin Hoey" w:date="2026-05-17T15:48:00Z" w16du:dateUtc="2026-05-17T20:48:00Z"/>
          <w:rFonts w:ascii="Arial" w:hAnsi="Arial" w:cs="Arial"/>
          <w:sz w:val="22"/>
          <w:szCs w:val="22"/>
        </w:rPr>
      </w:pPr>
      <w:r w:rsidRPr="009D2DD8">
        <w:rPr>
          <w:rFonts w:ascii="Arial" w:hAnsi="Arial" w:cs="Arial"/>
          <w:sz w:val="22"/>
          <w:szCs w:val="22"/>
        </w:rPr>
        <w:t xml:space="preserve">We have a skilled, experienced, committed, and competent team of engineers, environmental experts, and </w:t>
      </w:r>
      <w:ins w:id="502" w:author="Vin Hoey" w:date="2026-05-17T15:38:00Z" w16du:dateUtc="2026-05-17T20:38:00Z">
        <w:r w:rsidR="00415EF6">
          <w:rPr>
            <w:rFonts w:ascii="Arial" w:hAnsi="Arial" w:cs="Arial"/>
            <w:sz w:val="22"/>
            <w:szCs w:val="22"/>
          </w:rPr>
          <w:t>r</w:t>
        </w:r>
      </w:ins>
      <w:del w:id="503" w:author="Vin Hoey" w:date="2026-05-17T15:38:00Z" w16du:dateUtc="2026-05-17T20:38:00Z">
        <w:r w:rsidRPr="009D2DD8" w:rsidDel="00415EF6">
          <w:rPr>
            <w:rFonts w:ascii="Arial" w:hAnsi="Arial" w:cs="Arial"/>
            <w:sz w:val="22"/>
            <w:szCs w:val="22"/>
          </w:rPr>
          <w:delText>R</w:delText>
        </w:r>
      </w:del>
      <w:r w:rsidRPr="009D2DD8">
        <w:rPr>
          <w:rFonts w:ascii="Arial" w:hAnsi="Arial" w:cs="Arial"/>
          <w:sz w:val="22"/>
          <w:szCs w:val="22"/>
        </w:rPr>
        <w:t xml:space="preserve">eal </w:t>
      </w:r>
      <w:ins w:id="504" w:author="Vin Hoey" w:date="2026-05-17T15:38:00Z" w16du:dateUtc="2026-05-17T20:38:00Z">
        <w:r w:rsidR="00415EF6">
          <w:rPr>
            <w:rFonts w:ascii="Arial" w:hAnsi="Arial" w:cs="Arial"/>
            <w:sz w:val="22"/>
            <w:szCs w:val="22"/>
          </w:rPr>
          <w:t>e</w:t>
        </w:r>
      </w:ins>
      <w:del w:id="505" w:author="Vin Hoey" w:date="2026-05-17T15:38:00Z" w16du:dateUtc="2026-05-17T20:38:00Z">
        <w:r w:rsidRPr="009D2DD8" w:rsidDel="00415EF6">
          <w:rPr>
            <w:rFonts w:ascii="Arial" w:hAnsi="Arial" w:cs="Arial"/>
            <w:sz w:val="22"/>
            <w:szCs w:val="22"/>
          </w:rPr>
          <w:delText>E</w:delText>
        </w:r>
      </w:del>
      <w:r w:rsidRPr="009D2DD8">
        <w:rPr>
          <w:rFonts w:ascii="Arial" w:hAnsi="Arial" w:cs="Arial"/>
          <w:sz w:val="22"/>
          <w:szCs w:val="22"/>
        </w:rPr>
        <w:t xml:space="preserve">state and social environmental experts ready to serve you </w:t>
      </w:r>
      <w:ins w:id="506" w:author="Vin Hoey" w:date="2026-05-17T15:38:00Z" w16du:dateUtc="2026-05-17T20:38:00Z">
        <w:r w:rsidR="00415EF6">
          <w:rPr>
            <w:rFonts w:ascii="Arial" w:hAnsi="Arial" w:cs="Arial"/>
            <w:sz w:val="22"/>
            <w:szCs w:val="22"/>
          </w:rPr>
          <w:t>in Rwanda</w:t>
        </w:r>
      </w:ins>
      <w:del w:id="507" w:author="Vin Hoey" w:date="2026-05-17T15:38:00Z" w16du:dateUtc="2026-05-17T20:38:00Z">
        <w:r w:rsidRPr="009D2DD8" w:rsidDel="00415EF6">
          <w:rPr>
            <w:rFonts w:ascii="Arial" w:hAnsi="Arial" w:cs="Arial"/>
            <w:sz w:val="22"/>
            <w:szCs w:val="22"/>
          </w:rPr>
          <w:delText>across Africa</w:delText>
        </w:r>
      </w:del>
      <w:r w:rsidRPr="009D2DD8">
        <w:rPr>
          <w:rFonts w:ascii="Arial" w:hAnsi="Arial" w:cs="Arial"/>
          <w:sz w:val="22"/>
          <w:szCs w:val="22"/>
        </w:rPr>
        <w:t>.</w:t>
      </w:r>
    </w:p>
    <w:p w14:paraId="70F1FED6" w14:textId="43CC8551" w:rsidR="00E56C53" w:rsidRPr="00E56C53" w:rsidRDefault="00E56C53" w:rsidP="00E56C53">
      <w:pPr>
        <w:tabs>
          <w:tab w:val="left" w:pos="90"/>
        </w:tabs>
        <w:spacing w:after="120"/>
        <w:rPr>
          <w:rFonts w:ascii="Arial" w:hAnsi="Arial" w:cs="Arial"/>
          <w:b/>
          <w:bCs/>
          <w:color w:val="EE0000"/>
          <w:sz w:val="22"/>
          <w:szCs w:val="22"/>
          <w:rPrChange w:id="508" w:author="Vin Hoey" w:date="2026-05-17T15:49:00Z" w16du:dateUtc="2026-05-17T20:49:00Z">
            <w:rPr>
              <w:rFonts w:ascii="Arial" w:hAnsi="Arial" w:cs="Arial"/>
              <w:b/>
              <w:bCs/>
              <w:sz w:val="22"/>
              <w:szCs w:val="22"/>
            </w:rPr>
          </w:rPrChange>
        </w:rPr>
      </w:pPr>
      <w:r w:rsidRPr="00E56C53">
        <w:rPr>
          <w:rFonts w:ascii="Arial" w:hAnsi="Arial" w:cs="Arial"/>
          <w:b/>
          <w:bCs/>
          <w:color w:val="EE0000"/>
          <w:sz w:val="22"/>
          <w:szCs w:val="22"/>
          <w:rPrChange w:id="509" w:author="Vin Hoey" w:date="2026-05-17T15:49:00Z" w16du:dateUtc="2026-05-17T20:49:00Z">
            <w:rPr>
              <w:rFonts w:ascii="Arial" w:hAnsi="Arial" w:cs="Arial"/>
              <w:b/>
              <w:bCs/>
              <w:sz w:val="22"/>
              <w:szCs w:val="22"/>
            </w:rPr>
          </w:rPrChange>
        </w:rPr>
        <w:t xml:space="preserve">Even with the above changes in geographic focus on Rwanda, I </w:t>
      </w:r>
      <w:proofErr w:type="gramStart"/>
      <w:r w:rsidRPr="00E56C53">
        <w:rPr>
          <w:rFonts w:ascii="Arial" w:hAnsi="Arial" w:cs="Arial"/>
          <w:b/>
          <w:bCs/>
          <w:color w:val="EE0000"/>
          <w:sz w:val="22"/>
          <w:szCs w:val="22"/>
          <w:rPrChange w:id="510" w:author="Vin Hoey" w:date="2026-05-17T15:49:00Z" w16du:dateUtc="2026-05-17T20:49:00Z">
            <w:rPr>
              <w:rFonts w:ascii="Arial" w:hAnsi="Arial" w:cs="Arial"/>
              <w:b/>
              <w:bCs/>
              <w:sz w:val="22"/>
              <w:szCs w:val="22"/>
            </w:rPr>
          </w:rPrChange>
        </w:rPr>
        <w:t>don’t</w:t>
      </w:r>
      <w:proofErr w:type="gramEnd"/>
      <w:r w:rsidRPr="00E56C53">
        <w:rPr>
          <w:rFonts w:ascii="Arial" w:hAnsi="Arial" w:cs="Arial"/>
          <w:b/>
          <w:bCs/>
          <w:color w:val="EE0000"/>
          <w:sz w:val="22"/>
          <w:szCs w:val="22"/>
          <w:rPrChange w:id="511" w:author="Vin Hoey" w:date="2026-05-17T15:49:00Z" w16du:dateUtc="2026-05-17T20:49:00Z">
            <w:rPr>
              <w:rFonts w:ascii="Arial" w:hAnsi="Arial" w:cs="Arial"/>
              <w:b/>
              <w:bCs/>
              <w:sz w:val="22"/>
              <w:szCs w:val="22"/>
            </w:rPr>
          </w:rPrChange>
        </w:rPr>
        <w:t xml:space="preserve"> see how this helps the two refugee camps </w:t>
      </w:r>
      <w:proofErr w:type="gramStart"/>
      <w:r w:rsidRPr="00E56C53">
        <w:rPr>
          <w:rFonts w:ascii="Arial" w:hAnsi="Arial" w:cs="Arial"/>
          <w:b/>
          <w:bCs/>
          <w:color w:val="EE0000"/>
          <w:sz w:val="22"/>
          <w:szCs w:val="22"/>
          <w:rPrChange w:id="512" w:author="Vin Hoey" w:date="2026-05-17T15:49:00Z" w16du:dateUtc="2026-05-17T20:49:00Z">
            <w:rPr>
              <w:rFonts w:ascii="Arial" w:hAnsi="Arial" w:cs="Arial"/>
              <w:b/>
              <w:bCs/>
              <w:sz w:val="22"/>
              <w:szCs w:val="22"/>
            </w:rPr>
          </w:rPrChange>
        </w:rPr>
        <w:t>we’re</w:t>
      </w:r>
      <w:proofErr w:type="gramEnd"/>
      <w:r w:rsidRPr="00E56C53">
        <w:rPr>
          <w:rFonts w:ascii="Arial" w:hAnsi="Arial" w:cs="Arial"/>
          <w:b/>
          <w:bCs/>
          <w:color w:val="EE0000"/>
          <w:sz w:val="22"/>
          <w:szCs w:val="22"/>
          <w:rPrChange w:id="513" w:author="Vin Hoey" w:date="2026-05-17T15:49:00Z" w16du:dateUtc="2026-05-17T20:49:00Z">
            <w:rPr>
              <w:rFonts w:ascii="Arial" w:hAnsi="Arial" w:cs="Arial"/>
              <w:b/>
              <w:bCs/>
              <w:sz w:val="22"/>
              <w:szCs w:val="22"/>
            </w:rPr>
          </w:rPrChange>
        </w:rPr>
        <w:t xml:space="preserve"> committing to</w:t>
      </w:r>
      <w:ins w:id="514" w:author="Vin Hoey" w:date="2026-05-17T17:09:00Z" w16du:dateUtc="2026-05-17T22:09:00Z">
        <w:r w:rsidR="003D38F1">
          <w:rPr>
            <w:rFonts w:ascii="Arial" w:hAnsi="Arial" w:cs="Arial"/>
            <w:b/>
            <w:bCs/>
            <w:color w:val="EE0000"/>
            <w:sz w:val="22"/>
            <w:szCs w:val="22"/>
          </w:rPr>
          <w:t>,</w:t>
        </w:r>
      </w:ins>
      <w:r w:rsidRPr="00E56C53">
        <w:rPr>
          <w:rFonts w:ascii="Arial" w:hAnsi="Arial" w:cs="Arial"/>
          <w:b/>
          <w:bCs/>
          <w:color w:val="EE0000"/>
          <w:sz w:val="22"/>
          <w:szCs w:val="22"/>
          <w:rPrChange w:id="515" w:author="Vin Hoey" w:date="2026-05-17T15:49:00Z" w16du:dateUtc="2026-05-17T20:49:00Z">
            <w:rPr>
              <w:rFonts w:ascii="Arial" w:hAnsi="Arial" w:cs="Arial"/>
              <w:b/>
              <w:bCs/>
              <w:sz w:val="22"/>
              <w:szCs w:val="22"/>
            </w:rPr>
          </w:rPrChange>
        </w:rPr>
        <w:t xml:space="preserve"> unless we specifically focus such work in or near these</w:t>
      </w:r>
      <w:r w:rsidRPr="00E56C53">
        <w:rPr>
          <w:rFonts w:ascii="Arial" w:hAnsi="Arial" w:cs="Arial"/>
          <w:b/>
          <w:bCs/>
          <w:color w:val="EE0000"/>
          <w:sz w:val="22"/>
          <w:szCs w:val="22"/>
          <w:rPrChange w:id="516" w:author="Vin Hoey" w:date="2026-05-17T15:49:00Z" w16du:dateUtc="2026-05-17T20:49:00Z">
            <w:rPr>
              <w:rFonts w:ascii="Arial" w:hAnsi="Arial" w:cs="Arial"/>
              <w:b/>
              <w:bCs/>
              <w:sz w:val="22"/>
              <w:szCs w:val="22"/>
            </w:rPr>
          </w:rPrChange>
        </w:rPr>
        <w:t xml:space="preserve"> </w:t>
      </w:r>
      <w:ins w:id="517" w:author="Vin Hoey" w:date="2026-05-17T17:09:00Z" w16du:dateUtc="2026-05-17T22:09:00Z">
        <w:r w:rsidR="003D38F1">
          <w:rPr>
            <w:rFonts w:ascii="Arial" w:hAnsi="Arial" w:cs="Arial"/>
            <w:b/>
            <w:bCs/>
            <w:color w:val="EE0000"/>
            <w:sz w:val="22"/>
            <w:szCs w:val="22"/>
          </w:rPr>
          <w:t xml:space="preserve">two </w:t>
        </w:r>
      </w:ins>
      <w:r w:rsidRPr="00E56C53">
        <w:rPr>
          <w:rFonts w:ascii="Arial" w:hAnsi="Arial" w:cs="Arial"/>
          <w:b/>
          <w:bCs/>
          <w:color w:val="EE0000"/>
          <w:sz w:val="22"/>
          <w:szCs w:val="22"/>
          <w:rPrChange w:id="518" w:author="Vin Hoey" w:date="2026-05-17T15:49:00Z" w16du:dateUtc="2026-05-17T20:49:00Z">
            <w:rPr>
              <w:rFonts w:ascii="Arial" w:hAnsi="Arial" w:cs="Arial"/>
              <w:b/>
              <w:bCs/>
              <w:sz w:val="22"/>
              <w:szCs w:val="22"/>
            </w:rPr>
          </w:rPrChange>
        </w:rPr>
        <w:t xml:space="preserve">camps. I suppose </w:t>
      </w:r>
      <w:proofErr w:type="gramStart"/>
      <w:r w:rsidRPr="00E56C53">
        <w:rPr>
          <w:rFonts w:ascii="Arial" w:hAnsi="Arial" w:cs="Arial"/>
          <w:b/>
          <w:bCs/>
          <w:color w:val="EE0000"/>
          <w:sz w:val="22"/>
          <w:szCs w:val="22"/>
          <w:rPrChange w:id="519" w:author="Vin Hoey" w:date="2026-05-17T15:49:00Z" w16du:dateUtc="2026-05-17T20:49:00Z">
            <w:rPr>
              <w:rFonts w:ascii="Arial" w:hAnsi="Arial" w:cs="Arial"/>
              <w:b/>
              <w:bCs/>
              <w:sz w:val="22"/>
              <w:szCs w:val="22"/>
            </w:rPr>
          </w:rPrChange>
        </w:rPr>
        <w:t>it's</w:t>
      </w:r>
      <w:proofErr w:type="gramEnd"/>
      <w:r w:rsidRPr="00E56C53">
        <w:rPr>
          <w:rFonts w:ascii="Arial" w:hAnsi="Arial" w:cs="Arial"/>
          <w:b/>
          <w:bCs/>
          <w:color w:val="EE0000"/>
          <w:sz w:val="22"/>
          <w:szCs w:val="22"/>
          <w:rPrChange w:id="520" w:author="Vin Hoey" w:date="2026-05-17T15:49:00Z" w16du:dateUtc="2026-05-17T20:49:00Z">
            <w:rPr>
              <w:rFonts w:ascii="Arial" w:hAnsi="Arial" w:cs="Arial"/>
              <w:b/>
              <w:bCs/>
              <w:sz w:val="22"/>
              <w:szCs w:val="22"/>
            </w:rPr>
          </w:rPrChange>
        </w:rPr>
        <w:t xml:space="preserve"> possible to make money through this consultancy and then use </w:t>
      </w:r>
      <w:proofErr w:type="gramStart"/>
      <w:r w:rsidRPr="00E56C53">
        <w:rPr>
          <w:rFonts w:ascii="Arial" w:hAnsi="Arial" w:cs="Arial"/>
          <w:b/>
          <w:bCs/>
          <w:color w:val="EE0000"/>
          <w:sz w:val="22"/>
          <w:szCs w:val="22"/>
          <w:rPrChange w:id="521" w:author="Vin Hoey" w:date="2026-05-17T15:49:00Z" w16du:dateUtc="2026-05-17T20:49:00Z">
            <w:rPr>
              <w:rFonts w:ascii="Arial" w:hAnsi="Arial" w:cs="Arial"/>
              <w:b/>
              <w:bCs/>
              <w:sz w:val="22"/>
              <w:szCs w:val="22"/>
            </w:rPr>
          </w:rPrChange>
        </w:rPr>
        <w:t>some of</w:t>
      </w:r>
      <w:proofErr w:type="gramEnd"/>
      <w:r w:rsidRPr="00E56C53">
        <w:rPr>
          <w:rFonts w:ascii="Arial" w:hAnsi="Arial" w:cs="Arial"/>
          <w:b/>
          <w:bCs/>
          <w:color w:val="EE0000"/>
          <w:sz w:val="22"/>
          <w:szCs w:val="22"/>
          <w:rPrChange w:id="522" w:author="Vin Hoey" w:date="2026-05-17T15:49:00Z" w16du:dateUtc="2026-05-17T20:49:00Z">
            <w:rPr>
              <w:rFonts w:ascii="Arial" w:hAnsi="Arial" w:cs="Arial"/>
              <w:b/>
              <w:bCs/>
              <w:sz w:val="22"/>
              <w:szCs w:val="22"/>
            </w:rPr>
          </w:rPrChange>
        </w:rPr>
        <w:t xml:space="preserve"> the proceeds to support projects in or near these camps, but wouldn’t it be better to seek grants/contributions to operate in or near them to achieve the objectives in the MOU</w:t>
      </w:r>
      <w:proofErr w:type="gramStart"/>
      <w:r w:rsidRPr="00E56C53">
        <w:rPr>
          <w:rFonts w:ascii="Arial" w:hAnsi="Arial" w:cs="Arial"/>
          <w:b/>
          <w:bCs/>
          <w:color w:val="EE0000"/>
          <w:sz w:val="22"/>
          <w:szCs w:val="22"/>
          <w:rPrChange w:id="523" w:author="Vin Hoey" w:date="2026-05-17T15:49:00Z" w16du:dateUtc="2026-05-17T20:49:00Z">
            <w:rPr>
              <w:rFonts w:ascii="Arial" w:hAnsi="Arial" w:cs="Arial"/>
              <w:b/>
              <w:bCs/>
              <w:sz w:val="22"/>
              <w:szCs w:val="22"/>
            </w:rPr>
          </w:rPrChange>
        </w:rPr>
        <w:t xml:space="preserve">?  </w:t>
      </w:r>
      <w:proofErr w:type="gramEnd"/>
      <w:r w:rsidRPr="00E56C53">
        <w:rPr>
          <w:rFonts w:ascii="Arial" w:hAnsi="Arial" w:cs="Arial"/>
          <w:b/>
          <w:bCs/>
          <w:color w:val="EE0000"/>
          <w:sz w:val="22"/>
          <w:szCs w:val="22"/>
          <w:rPrChange w:id="524" w:author="Vin Hoey" w:date="2026-05-17T15:49:00Z" w16du:dateUtc="2026-05-17T20:49:00Z">
            <w:rPr>
              <w:rFonts w:ascii="Arial" w:hAnsi="Arial" w:cs="Arial"/>
              <w:b/>
              <w:bCs/>
              <w:sz w:val="22"/>
              <w:szCs w:val="22"/>
            </w:rPr>
          </w:rPrChange>
        </w:rPr>
        <w:t xml:space="preserve">   </w:t>
      </w:r>
    </w:p>
    <w:p w14:paraId="5E09D1CD" w14:textId="77777777" w:rsidR="00E56C53" w:rsidRDefault="00E56C53" w:rsidP="009D2DD8">
      <w:pPr>
        <w:tabs>
          <w:tab w:val="left" w:pos="90"/>
        </w:tabs>
        <w:spacing w:after="120"/>
        <w:rPr>
          <w:rFonts w:ascii="Arial" w:hAnsi="Arial" w:cs="Arial"/>
          <w:sz w:val="22"/>
          <w:szCs w:val="22"/>
        </w:rPr>
      </w:pPr>
    </w:p>
    <w:p w14:paraId="554CE869" w14:textId="51E9E21F" w:rsidR="00E56C53" w:rsidRDefault="00E56C53" w:rsidP="00AF556A">
      <w:pPr>
        <w:tabs>
          <w:tab w:val="left" w:pos="90"/>
        </w:tabs>
        <w:spacing w:after="120"/>
        <w:rPr>
          <w:rFonts w:ascii="Arial" w:hAnsi="Arial" w:cs="Arial"/>
          <w:sz w:val="22"/>
          <w:szCs w:val="22"/>
        </w:rPr>
      </w:pPr>
    </w:p>
    <w:p w14:paraId="68235BD4" w14:textId="5A447697" w:rsidR="00AF556A" w:rsidRPr="00AF556A" w:rsidRDefault="00AF556A" w:rsidP="00AF556A">
      <w:pPr>
        <w:tabs>
          <w:tab w:val="left" w:pos="90"/>
        </w:tabs>
        <w:spacing w:after="120"/>
        <w:rPr>
          <w:rFonts w:ascii="Arial" w:hAnsi="Arial" w:cs="Arial"/>
          <w:sz w:val="22"/>
          <w:szCs w:val="22"/>
          <w:rPrChange w:id="525" w:author="Vin Hoey" w:date="2026-05-17T15:45:00Z" w16du:dateUtc="2026-05-17T20:45:00Z">
            <w:rPr>
              <w:rFonts w:ascii="Arial" w:hAnsi="Arial" w:cs="Arial"/>
              <w:b/>
              <w:bCs/>
              <w:sz w:val="22"/>
              <w:szCs w:val="22"/>
            </w:rPr>
          </w:rPrChange>
        </w:rPr>
      </w:pPr>
      <w:r w:rsidRPr="00AF556A">
        <w:rPr>
          <w:rFonts w:ascii="Arial" w:hAnsi="Arial" w:cs="Arial"/>
          <w:sz w:val="22"/>
          <w:szCs w:val="22"/>
          <w:rPrChange w:id="526" w:author="Vin Hoey" w:date="2026-05-17T15:45:00Z" w16du:dateUtc="2026-05-17T20:45:00Z">
            <w:rPr>
              <w:rFonts w:ascii="Arial" w:hAnsi="Arial" w:cs="Arial"/>
              <w:b/>
              <w:bCs/>
              <w:sz w:val="22"/>
              <w:szCs w:val="22"/>
            </w:rPr>
          </w:rPrChange>
        </w:rPr>
        <w:t>Key Focus Areas:</w:t>
      </w:r>
    </w:p>
    <w:p w14:paraId="2F86B2F3" w14:textId="77777777" w:rsidR="00AF556A" w:rsidRPr="00AF556A" w:rsidRDefault="00AF556A" w:rsidP="00AF556A">
      <w:pPr>
        <w:numPr>
          <w:ilvl w:val="0"/>
          <w:numId w:val="9"/>
        </w:numPr>
        <w:tabs>
          <w:tab w:val="left" w:pos="90"/>
        </w:tabs>
        <w:spacing w:after="120"/>
        <w:rPr>
          <w:rFonts w:ascii="Arial" w:hAnsi="Arial" w:cs="Arial"/>
          <w:sz w:val="22"/>
          <w:szCs w:val="22"/>
          <w:rPrChange w:id="527" w:author="Vin Hoey" w:date="2026-05-17T15:45:00Z" w16du:dateUtc="2026-05-17T20:45:00Z">
            <w:rPr>
              <w:rFonts w:ascii="Arial" w:hAnsi="Arial" w:cs="Arial"/>
              <w:b/>
              <w:bCs/>
              <w:sz w:val="22"/>
              <w:szCs w:val="22"/>
            </w:rPr>
          </w:rPrChange>
        </w:rPr>
      </w:pPr>
      <w:r w:rsidRPr="00AF556A">
        <w:rPr>
          <w:rFonts w:ascii="Arial" w:hAnsi="Arial" w:cs="Arial"/>
          <w:sz w:val="22"/>
          <w:szCs w:val="22"/>
          <w:rPrChange w:id="528" w:author="Vin Hoey" w:date="2026-05-17T15:45:00Z" w16du:dateUtc="2026-05-17T20:45:00Z">
            <w:rPr>
              <w:rFonts w:ascii="Arial" w:hAnsi="Arial" w:cs="Arial"/>
              <w:b/>
              <w:bCs/>
              <w:sz w:val="22"/>
              <w:szCs w:val="22"/>
            </w:rPr>
          </w:rPrChange>
        </w:rPr>
        <w:t>•Engineering &amp; Construction Services</w:t>
      </w:r>
    </w:p>
    <w:p w14:paraId="5D8BF36F" w14:textId="77777777" w:rsidR="00AF556A" w:rsidRPr="00AF556A" w:rsidRDefault="00AF556A" w:rsidP="00AF556A">
      <w:pPr>
        <w:numPr>
          <w:ilvl w:val="0"/>
          <w:numId w:val="9"/>
        </w:numPr>
        <w:tabs>
          <w:tab w:val="left" w:pos="90"/>
        </w:tabs>
        <w:spacing w:after="120"/>
        <w:rPr>
          <w:rFonts w:ascii="Arial" w:hAnsi="Arial" w:cs="Arial"/>
          <w:sz w:val="22"/>
          <w:szCs w:val="22"/>
          <w:rPrChange w:id="529" w:author="Vin Hoey" w:date="2026-05-17T15:45:00Z" w16du:dateUtc="2026-05-17T20:45:00Z">
            <w:rPr>
              <w:rFonts w:ascii="Arial" w:hAnsi="Arial" w:cs="Arial"/>
              <w:b/>
              <w:bCs/>
              <w:sz w:val="22"/>
              <w:szCs w:val="22"/>
            </w:rPr>
          </w:rPrChange>
        </w:rPr>
      </w:pPr>
      <w:r w:rsidRPr="00AF556A">
        <w:rPr>
          <w:rFonts w:ascii="Arial" w:hAnsi="Arial" w:cs="Arial"/>
          <w:sz w:val="22"/>
          <w:szCs w:val="22"/>
          <w:rPrChange w:id="530" w:author="Vin Hoey" w:date="2026-05-17T15:45:00Z" w16du:dateUtc="2026-05-17T20:45:00Z">
            <w:rPr>
              <w:rFonts w:ascii="Arial" w:hAnsi="Arial" w:cs="Arial"/>
              <w:b/>
              <w:bCs/>
              <w:sz w:val="22"/>
              <w:szCs w:val="22"/>
            </w:rPr>
          </w:rPrChange>
        </w:rPr>
        <w:t>•Project management &amp; Business study consultancy</w:t>
      </w:r>
    </w:p>
    <w:p w14:paraId="5D06DD63" w14:textId="77777777" w:rsidR="00AF556A" w:rsidRPr="00AF556A" w:rsidRDefault="00AF556A" w:rsidP="00AF556A">
      <w:pPr>
        <w:numPr>
          <w:ilvl w:val="0"/>
          <w:numId w:val="9"/>
        </w:numPr>
        <w:tabs>
          <w:tab w:val="left" w:pos="90"/>
        </w:tabs>
        <w:spacing w:after="120"/>
        <w:rPr>
          <w:rFonts w:ascii="Arial" w:hAnsi="Arial" w:cs="Arial"/>
          <w:sz w:val="22"/>
          <w:szCs w:val="22"/>
          <w:rPrChange w:id="531" w:author="Vin Hoey" w:date="2026-05-17T15:45:00Z" w16du:dateUtc="2026-05-17T20:45:00Z">
            <w:rPr>
              <w:rFonts w:ascii="Arial" w:hAnsi="Arial" w:cs="Arial"/>
              <w:b/>
              <w:bCs/>
              <w:sz w:val="22"/>
              <w:szCs w:val="22"/>
            </w:rPr>
          </w:rPrChange>
        </w:rPr>
      </w:pPr>
      <w:r w:rsidRPr="00AF556A">
        <w:rPr>
          <w:rFonts w:ascii="Arial" w:hAnsi="Arial" w:cs="Arial"/>
          <w:sz w:val="22"/>
          <w:szCs w:val="22"/>
          <w:rPrChange w:id="532" w:author="Vin Hoey" w:date="2026-05-17T15:45:00Z" w16du:dateUtc="2026-05-17T20:45:00Z">
            <w:rPr>
              <w:rFonts w:ascii="Arial" w:hAnsi="Arial" w:cs="Arial"/>
              <w:b/>
              <w:bCs/>
              <w:sz w:val="22"/>
              <w:szCs w:val="22"/>
            </w:rPr>
          </w:rPrChange>
        </w:rPr>
        <w:t>•Public health engineering &amp; environmental Service</w:t>
      </w:r>
    </w:p>
    <w:p w14:paraId="6B6806AA" w14:textId="19159CCF" w:rsidR="00AF556A" w:rsidRPr="00AF556A" w:rsidRDefault="00AF556A" w:rsidP="00AF556A">
      <w:pPr>
        <w:tabs>
          <w:tab w:val="left" w:pos="90"/>
        </w:tabs>
        <w:spacing w:after="120"/>
        <w:rPr>
          <w:rFonts w:ascii="Arial" w:hAnsi="Arial" w:cs="Arial"/>
          <w:sz w:val="22"/>
          <w:szCs w:val="22"/>
          <w:rPrChange w:id="533" w:author="Vin Hoey" w:date="2026-05-17T15:45:00Z" w16du:dateUtc="2026-05-17T20:45:00Z">
            <w:rPr>
              <w:rFonts w:ascii="Arial" w:hAnsi="Arial" w:cs="Arial"/>
              <w:b/>
              <w:bCs/>
              <w:sz w:val="22"/>
              <w:szCs w:val="22"/>
            </w:rPr>
          </w:rPrChange>
        </w:rPr>
      </w:pPr>
      <w:r w:rsidRPr="00AF556A">
        <w:rPr>
          <w:rFonts w:ascii="Arial" w:hAnsi="Arial" w:cs="Arial"/>
          <w:sz w:val="22"/>
          <w:szCs w:val="22"/>
          <w:rPrChange w:id="534" w:author="Vin Hoey" w:date="2026-05-17T15:45:00Z" w16du:dateUtc="2026-05-17T20:45:00Z">
            <w:rPr>
              <w:rFonts w:ascii="Arial" w:hAnsi="Arial" w:cs="Arial"/>
              <w:b/>
              <w:bCs/>
              <w:sz w:val="22"/>
              <w:szCs w:val="22"/>
            </w:rPr>
          </w:rPrChange>
        </w:rPr>
        <w:t xml:space="preserve">At Engineers4Humanity, we are actively contributing to the realization of the </w:t>
      </w:r>
      <w:ins w:id="535" w:author="Vin Hoey" w:date="2026-05-17T15:49:00Z" w16du:dateUtc="2026-05-17T20:49:00Z">
        <w:r w:rsidR="00D051CA">
          <w:rPr>
            <w:rFonts w:ascii="Arial" w:hAnsi="Arial" w:cs="Arial"/>
            <w:sz w:val="22"/>
            <w:szCs w:val="22"/>
          </w:rPr>
          <w:t>Rwanda (</w:t>
        </w:r>
      </w:ins>
      <w:ins w:id="536" w:author="Vin Hoey" w:date="2026-05-17T15:50:00Z" w16du:dateUtc="2026-05-17T20:50:00Z">
        <w:r w:rsidR="00D051CA">
          <w:rPr>
            <w:rFonts w:ascii="Arial" w:hAnsi="Arial" w:cs="Arial"/>
            <w:sz w:val="22"/>
            <w:szCs w:val="22"/>
          </w:rPr>
          <w:t xml:space="preserve">refer to country-specific plans) </w:t>
        </w:r>
      </w:ins>
      <w:del w:id="537" w:author="Vin Hoey" w:date="2026-05-17T15:49:00Z" w16du:dateUtc="2026-05-17T20:49:00Z">
        <w:r w:rsidRPr="00AF556A" w:rsidDel="00D051CA">
          <w:rPr>
            <w:rFonts w:ascii="Arial" w:hAnsi="Arial" w:cs="Arial"/>
            <w:sz w:val="22"/>
            <w:szCs w:val="22"/>
            <w:rPrChange w:id="538" w:author="Vin Hoey" w:date="2026-05-17T15:45:00Z" w16du:dateUtc="2026-05-17T20:45:00Z">
              <w:rPr>
                <w:rFonts w:ascii="Arial" w:hAnsi="Arial" w:cs="Arial"/>
                <w:b/>
                <w:bCs/>
                <w:sz w:val="22"/>
                <w:szCs w:val="22"/>
              </w:rPr>
            </w:rPrChange>
          </w:rPr>
          <w:delText>African Agenda 20</w:delText>
        </w:r>
      </w:del>
      <w:del w:id="539" w:author="Vin Hoey" w:date="2026-05-17T15:50:00Z" w16du:dateUtc="2026-05-17T20:50:00Z">
        <w:r w:rsidRPr="00AF556A" w:rsidDel="00D051CA">
          <w:rPr>
            <w:rFonts w:ascii="Arial" w:hAnsi="Arial" w:cs="Arial"/>
            <w:sz w:val="22"/>
            <w:szCs w:val="22"/>
            <w:rPrChange w:id="540" w:author="Vin Hoey" w:date="2026-05-17T15:45:00Z" w16du:dateUtc="2026-05-17T20:45:00Z">
              <w:rPr>
                <w:rFonts w:ascii="Arial" w:hAnsi="Arial" w:cs="Arial"/>
                <w:b/>
                <w:bCs/>
                <w:sz w:val="22"/>
                <w:szCs w:val="22"/>
              </w:rPr>
            </w:rPrChange>
          </w:rPr>
          <w:delText>63 and the SDGs 2030</w:delText>
        </w:r>
      </w:del>
      <w:r w:rsidRPr="00AF556A">
        <w:rPr>
          <w:rFonts w:ascii="Arial" w:hAnsi="Arial" w:cs="Arial"/>
          <w:sz w:val="22"/>
          <w:szCs w:val="22"/>
          <w:rPrChange w:id="541" w:author="Vin Hoey" w:date="2026-05-17T15:45:00Z" w16du:dateUtc="2026-05-17T20:45:00Z">
            <w:rPr>
              <w:rFonts w:ascii="Arial" w:hAnsi="Arial" w:cs="Arial"/>
              <w:b/>
              <w:bCs/>
              <w:sz w:val="22"/>
              <w:szCs w:val="22"/>
            </w:rPr>
          </w:rPrChange>
        </w:rPr>
        <w:t xml:space="preserve"> through engineering projects. Attracting International investors, youth capacity building, and transferring knowledge and skills. We strive to unlock the continent's boundless potential and drive meaningful change for a brighter, more prosperous future.</w:t>
      </w:r>
    </w:p>
    <w:p w14:paraId="60C3D74B" w14:textId="16A4319F" w:rsidR="008A300E" w:rsidRPr="008A300E" w:rsidRDefault="008A300E" w:rsidP="00AF556A">
      <w:pPr>
        <w:tabs>
          <w:tab w:val="left" w:pos="90"/>
        </w:tabs>
        <w:spacing w:after="120"/>
        <w:rPr>
          <w:ins w:id="542" w:author="Vin Hoey" w:date="2026-05-17T15:51:00Z" w16du:dateUtc="2026-05-17T20:51:00Z"/>
          <w:rFonts w:ascii="Arial" w:hAnsi="Arial" w:cs="Arial"/>
          <w:b/>
          <w:bCs/>
          <w:sz w:val="22"/>
          <w:szCs w:val="22"/>
          <w:rPrChange w:id="543" w:author="Vin Hoey" w:date="2026-05-17T15:52:00Z" w16du:dateUtc="2026-05-17T20:52:00Z">
            <w:rPr>
              <w:ins w:id="544" w:author="Vin Hoey" w:date="2026-05-17T15:51:00Z" w16du:dateUtc="2026-05-17T20:51:00Z"/>
              <w:rFonts w:ascii="Arial" w:hAnsi="Arial" w:cs="Arial"/>
              <w:sz w:val="22"/>
              <w:szCs w:val="22"/>
            </w:rPr>
          </w:rPrChange>
        </w:rPr>
      </w:pPr>
      <w:proofErr w:type="gramStart"/>
      <w:ins w:id="545" w:author="Vin Hoey" w:date="2026-05-17T15:51:00Z" w16du:dateUtc="2026-05-17T20:51:00Z">
        <w:r w:rsidRPr="008A300E">
          <w:rPr>
            <w:rFonts w:ascii="Arial" w:hAnsi="Arial" w:cs="Arial"/>
            <w:b/>
            <w:bCs/>
            <w:sz w:val="22"/>
            <w:szCs w:val="22"/>
            <w:rPrChange w:id="546" w:author="Vin Hoey" w:date="2026-05-17T15:52:00Z" w16du:dateUtc="2026-05-17T20:52:00Z">
              <w:rPr>
                <w:rFonts w:ascii="Arial" w:hAnsi="Arial" w:cs="Arial"/>
                <w:sz w:val="22"/>
                <w:szCs w:val="22"/>
              </w:rPr>
            </w:rPrChange>
          </w:rPr>
          <w:t>Again ,we</w:t>
        </w:r>
        <w:proofErr w:type="gramEnd"/>
        <w:r w:rsidRPr="008A300E">
          <w:rPr>
            <w:rFonts w:ascii="Arial" w:hAnsi="Arial" w:cs="Arial"/>
            <w:b/>
            <w:bCs/>
            <w:sz w:val="22"/>
            <w:szCs w:val="22"/>
            <w:rPrChange w:id="547" w:author="Vin Hoey" w:date="2026-05-17T15:52:00Z" w16du:dateUtc="2026-05-17T20:52:00Z">
              <w:rPr>
                <w:rFonts w:ascii="Arial" w:hAnsi="Arial" w:cs="Arial"/>
                <w:sz w:val="22"/>
                <w:szCs w:val="22"/>
              </w:rPr>
            </w:rPrChange>
          </w:rPr>
          <w:t xml:space="preserve"> cannot operate effectively in the US, it </w:t>
        </w:r>
      </w:ins>
      <w:ins w:id="548" w:author="Vin Hoey" w:date="2026-05-17T15:52:00Z" w16du:dateUtc="2026-05-17T20:52:00Z">
        <w:r w:rsidR="00C260D8">
          <w:rPr>
            <w:rFonts w:ascii="Arial" w:hAnsi="Arial" w:cs="Arial"/>
            <w:b/>
            <w:bCs/>
            <w:sz w:val="22"/>
            <w:szCs w:val="22"/>
          </w:rPr>
          <w:t xml:space="preserve">would </w:t>
        </w:r>
      </w:ins>
      <w:ins w:id="549" w:author="Vin Hoey" w:date="2026-05-17T15:51:00Z" w16du:dateUtc="2026-05-17T20:51:00Z">
        <w:r w:rsidRPr="008A300E">
          <w:rPr>
            <w:rFonts w:ascii="Arial" w:hAnsi="Arial" w:cs="Arial"/>
            <w:b/>
            <w:bCs/>
            <w:sz w:val="22"/>
            <w:szCs w:val="22"/>
            <w:rPrChange w:id="550" w:author="Vin Hoey" w:date="2026-05-17T15:52:00Z" w16du:dateUtc="2026-05-17T20:52:00Z">
              <w:rPr>
                <w:rFonts w:ascii="Arial" w:hAnsi="Arial" w:cs="Arial"/>
                <w:sz w:val="22"/>
                <w:szCs w:val="22"/>
              </w:rPr>
            </w:rPrChange>
          </w:rPr>
          <w:t xml:space="preserve">take us completely </w:t>
        </w:r>
        <w:proofErr w:type="gramStart"/>
        <w:r w:rsidRPr="008A300E">
          <w:rPr>
            <w:rFonts w:ascii="Arial" w:hAnsi="Arial" w:cs="Arial"/>
            <w:b/>
            <w:bCs/>
            <w:sz w:val="22"/>
            <w:szCs w:val="22"/>
            <w:rPrChange w:id="551" w:author="Vin Hoey" w:date="2026-05-17T15:52:00Z" w16du:dateUtc="2026-05-17T20:52:00Z">
              <w:rPr>
                <w:rFonts w:ascii="Arial" w:hAnsi="Arial" w:cs="Arial"/>
                <w:sz w:val="22"/>
                <w:szCs w:val="22"/>
              </w:rPr>
            </w:rPrChange>
          </w:rPr>
          <w:t>off of</w:t>
        </w:r>
        <w:proofErr w:type="gramEnd"/>
        <w:r w:rsidRPr="008A300E">
          <w:rPr>
            <w:rFonts w:ascii="Arial" w:hAnsi="Arial" w:cs="Arial"/>
            <w:b/>
            <w:bCs/>
            <w:sz w:val="22"/>
            <w:szCs w:val="22"/>
            <w:rPrChange w:id="552" w:author="Vin Hoey" w:date="2026-05-17T15:52:00Z" w16du:dateUtc="2026-05-17T20:52:00Z">
              <w:rPr>
                <w:rFonts w:ascii="Arial" w:hAnsi="Arial" w:cs="Arial"/>
                <w:sz w:val="22"/>
                <w:szCs w:val="22"/>
              </w:rPr>
            </w:rPrChange>
          </w:rPr>
          <w:t xml:space="preserve"> our </w:t>
        </w:r>
      </w:ins>
      <w:ins w:id="553" w:author="Vin Hoey" w:date="2026-05-17T15:52:00Z" w16du:dateUtc="2026-05-17T20:52:00Z">
        <w:r w:rsidR="00853008">
          <w:rPr>
            <w:rFonts w:ascii="Arial" w:hAnsi="Arial" w:cs="Arial"/>
            <w:b/>
            <w:bCs/>
            <w:sz w:val="22"/>
            <w:szCs w:val="22"/>
          </w:rPr>
          <w:t xml:space="preserve">committed </w:t>
        </w:r>
        <w:r>
          <w:rPr>
            <w:rFonts w:ascii="Arial" w:hAnsi="Arial" w:cs="Arial"/>
            <w:b/>
            <w:bCs/>
            <w:sz w:val="22"/>
            <w:szCs w:val="22"/>
          </w:rPr>
          <w:t>priorities</w:t>
        </w:r>
      </w:ins>
      <w:ins w:id="554" w:author="Vin Hoey" w:date="2026-05-17T15:51:00Z" w16du:dateUtc="2026-05-17T20:51:00Z">
        <w:r w:rsidRPr="008A300E">
          <w:rPr>
            <w:rFonts w:ascii="Arial" w:hAnsi="Arial" w:cs="Arial"/>
            <w:b/>
            <w:bCs/>
            <w:sz w:val="22"/>
            <w:szCs w:val="22"/>
            <w:rPrChange w:id="555" w:author="Vin Hoey" w:date="2026-05-17T15:52:00Z" w16du:dateUtc="2026-05-17T20:52:00Z">
              <w:rPr>
                <w:rFonts w:ascii="Arial" w:hAnsi="Arial" w:cs="Arial"/>
                <w:sz w:val="22"/>
                <w:szCs w:val="22"/>
              </w:rPr>
            </w:rPrChange>
          </w:rPr>
          <w:t xml:space="preserve">. </w:t>
        </w:r>
      </w:ins>
    </w:p>
    <w:p w14:paraId="10D49096" w14:textId="55A97394" w:rsidR="00AF556A" w:rsidRPr="00AF556A" w:rsidDel="008A300E" w:rsidRDefault="008A300E" w:rsidP="00AF556A">
      <w:pPr>
        <w:tabs>
          <w:tab w:val="left" w:pos="90"/>
        </w:tabs>
        <w:spacing w:after="120"/>
        <w:rPr>
          <w:del w:id="556" w:author="Vin Hoey" w:date="2026-05-17T15:51:00Z" w16du:dateUtc="2026-05-17T20:51:00Z"/>
          <w:rFonts w:ascii="Arial" w:hAnsi="Arial" w:cs="Arial"/>
          <w:sz w:val="22"/>
          <w:szCs w:val="22"/>
          <w:rPrChange w:id="557" w:author="Vin Hoey" w:date="2026-05-17T15:45:00Z" w16du:dateUtc="2026-05-17T20:45:00Z">
            <w:rPr>
              <w:del w:id="558" w:author="Vin Hoey" w:date="2026-05-17T15:51:00Z" w16du:dateUtc="2026-05-17T20:51:00Z"/>
              <w:rFonts w:ascii="Arial" w:hAnsi="Arial" w:cs="Arial"/>
              <w:b/>
              <w:bCs/>
              <w:sz w:val="22"/>
              <w:szCs w:val="22"/>
            </w:rPr>
          </w:rPrChange>
        </w:rPr>
      </w:pPr>
      <w:ins w:id="559" w:author="Vin Hoey" w:date="2026-05-17T15:51:00Z" w16du:dateUtc="2026-05-17T20:51:00Z">
        <w:r>
          <w:rPr>
            <w:rFonts w:ascii="Arial" w:hAnsi="Arial" w:cs="Arial"/>
            <w:sz w:val="22"/>
            <w:szCs w:val="22"/>
          </w:rPr>
          <w:t xml:space="preserve"> </w:t>
        </w:r>
      </w:ins>
      <w:del w:id="560" w:author="Vin Hoey" w:date="2026-05-17T15:51:00Z" w16du:dateUtc="2026-05-17T20:51:00Z">
        <w:r w:rsidR="00AF556A" w:rsidRPr="00AF556A" w:rsidDel="008A300E">
          <w:rPr>
            <w:rFonts w:ascii="Arial" w:hAnsi="Arial" w:cs="Arial"/>
            <w:sz w:val="22"/>
            <w:szCs w:val="22"/>
            <w:rPrChange w:id="561" w:author="Vin Hoey" w:date="2026-05-17T15:45:00Z" w16du:dateUtc="2026-05-17T20:45:00Z">
              <w:rPr>
                <w:rFonts w:ascii="Arial" w:hAnsi="Arial" w:cs="Arial"/>
                <w:b/>
                <w:bCs/>
                <w:sz w:val="22"/>
                <w:szCs w:val="22"/>
              </w:rPr>
            </w:rPrChange>
          </w:rPr>
          <w:delText>Guided by the principles of self-reliance and the desire to create meaningful job opportunities for vulnerable communities, refugee, and immigrant youth, we are excited to establish the Engineers4Humanity Consultancy- USA.</w:delText>
        </w:r>
      </w:del>
    </w:p>
    <w:p w14:paraId="45BB8277" w14:textId="42E2EFF0" w:rsidR="00AF556A" w:rsidRPr="00AF556A" w:rsidDel="008A300E" w:rsidRDefault="00AF556A" w:rsidP="00AF556A">
      <w:pPr>
        <w:tabs>
          <w:tab w:val="left" w:pos="90"/>
        </w:tabs>
        <w:spacing w:after="120"/>
        <w:rPr>
          <w:del w:id="562" w:author="Vin Hoey" w:date="2026-05-17T15:51:00Z" w16du:dateUtc="2026-05-17T20:51:00Z"/>
          <w:rFonts w:ascii="Arial" w:hAnsi="Arial" w:cs="Arial"/>
          <w:sz w:val="22"/>
          <w:szCs w:val="22"/>
          <w:rPrChange w:id="563" w:author="Vin Hoey" w:date="2026-05-17T15:45:00Z" w16du:dateUtc="2026-05-17T20:45:00Z">
            <w:rPr>
              <w:del w:id="564" w:author="Vin Hoey" w:date="2026-05-17T15:51:00Z" w16du:dateUtc="2026-05-17T20:51:00Z"/>
              <w:rFonts w:ascii="Arial" w:hAnsi="Arial" w:cs="Arial"/>
              <w:b/>
              <w:bCs/>
              <w:sz w:val="22"/>
              <w:szCs w:val="22"/>
            </w:rPr>
          </w:rPrChange>
        </w:rPr>
      </w:pPr>
      <w:del w:id="565" w:author="Vin Hoey" w:date="2026-05-17T15:51:00Z" w16du:dateUtc="2026-05-17T20:51:00Z">
        <w:r w:rsidRPr="00AF556A" w:rsidDel="008A300E">
          <w:rPr>
            <w:rFonts w:ascii="Arial" w:hAnsi="Arial" w:cs="Arial"/>
            <w:sz w:val="22"/>
            <w:szCs w:val="22"/>
            <w:rPrChange w:id="566" w:author="Vin Hoey" w:date="2026-05-17T15:45:00Z" w16du:dateUtc="2026-05-17T20:45:00Z">
              <w:rPr>
                <w:rFonts w:ascii="Arial" w:hAnsi="Arial" w:cs="Arial"/>
                <w:b/>
                <w:bCs/>
                <w:sz w:val="22"/>
                <w:szCs w:val="22"/>
              </w:rPr>
            </w:rPrChange>
          </w:rPr>
          <w:delText>This initiative aims to empower refugees and foster positive development within the country, creating a constructive pathway for integration and growth.</w:delText>
        </w:r>
      </w:del>
    </w:p>
    <w:p w14:paraId="4588DD02" w14:textId="1B5667DF" w:rsidR="00AF556A" w:rsidRPr="00AF556A" w:rsidDel="008A300E" w:rsidRDefault="00AF556A" w:rsidP="00AF556A">
      <w:pPr>
        <w:tabs>
          <w:tab w:val="left" w:pos="90"/>
        </w:tabs>
        <w:spacing w:after="120"/>
        <w:rPr>
          <w:del w:id="567" w:author="Vin Hoey" w:date="2026-05-17T15:51:00Z" w16du:dateUtc="2026-05-17T20:51:00Z"/>
          <w:rFonts w:ascii="Arial" w:hAnsi="Arial" w:cs="Arial"/>
          <w:sz w:val="22"/>
          <w:szCs w:val="22"/>
          <w:rPrChange w:id="568" w:author="Vin Hoey" w:date="2026-05-17T15:45:00Z" w16du:dateUtc="2026-05-17T20:45:00Z">
            <w:rPr>
              <w:del w:id="569" w:author="Vin Hoey" w:date="2026-05-17T15:51:00Z" w16du:dateUtc="2026-05-17T20:51:00Z"/>
              <w:rFonts w:ascii="Arial" w:hAnsi="Arial" w:cs="Arial"/>
              <w:b/>
              <w:bCs/>
              <w:sz w:val="22"/>
              <w:szCs w:val="22"/>
            </w:rPr>
          </w:rPrChange>
        </w:rPr>
      </w:pPr>
      <w:del w:id="570" w:author="Vin Hoey" w:date="2026-05-17T15:51:00Z" w16du:dateUtc="2026-05-17T20:51:00Z">
        <w:r w:rsidRPr="00AF556A" w:rsidDel="008A300E">
          <w:rPr>
            <w:rFonts w:ascii="Arial" w:hAnsi="Arial" w:cs="Arial"/>
            <w:sz w:val="22"/>
            <w:szCs w:val="22"/>
            <w:rPrChange w:id="571" w:author="Vin Hoey" w:date="2026-05-17T15:45:00Z" w16du:dateUtc="2026-05-17T20:45:00Z">
              <w:rPr>
                <w:rFonts w:ascii="Arial" w:hAnsi="Arial" w:cs="Arial"/>
                <w:b/>
                <w:bCs/>
                <w:sz w:val="22"/>
                <w:szCs w:val="22"/>
              </w:rPr>
            </w:rPrChange>
          </w:rPr>
          <w:delText>Our comprehensive consultancy offerings focus on engineering, construction, project management, and environmental studies. These services will create valuable job opportunities for trainees from the Engineers4Humanity Institute by collaborating with civil society organizations, government agencies, and private-sector companies in the construction industry.</w:delText>
        </w:r>
      </w:del>
    </w:p>
    <w:p w14:paraId="76479F95" w14:textId="5CDB989F" w:rsidR="009D2DD8" w:rsidDel="00FA2117" w:rsidRDefault="009D2DD8" w:rsidP="00BF3DA1">
      <w:pPr>
        <w:tabs>
          <w:tab w:val="left" w:pos="90"/>
        </w:tabs>
        <w:spacing w:after="120"/>
        <w:rPr>
          <w:del w:id="572" w:author="Vin Hoey" w:date="2026-05-17T15:51:00Z" w16du:dateUtc="2026-05-17T20:51:00Z"/>
          <w:rFonts w:ascii="Arial" w:hAnsi="Arial" w:cs="Arial"/>
          <w:b/>
          <w:bCs/>
          <w:sz w:val="22"/>
          <w:szCs w:val="22"/>
        </w:rPr>
      </w:pPr>
    </w:p>
    <w:p w14:paraId="008DBB1A" w14:textId="06D0B065" w:rsidR="00FA2117" w:rsidRDefault="00FA2117" w:rsidP="00BF3DA1">
      <w:pPr>
        <w:tabs>
          <w:tab w:val="left" w:pos="90"/>
        </w:tabs>
        <w:spacing w:after="120"/>
        <w:rPr>
          <w:ins w:id="573" w:author="Vin Hoey" w:date="2026-05-17T15:56:00Z" w16du:dateUtc="2026-05-17T20:56:00Z"/>
          <w:rFonts w:ascii="Arial" w:hAnsi="Arial" w:cs="Arial"/>
          <w:b/>
          <w:bCs/>
          <w:sz w:val="22"/>
          <w:szCs w:val="22"/>
        </w:rPr>
      </w:pPr>
      <w:r>
        <w:rPr>
          <w:rFonts w:ascii="Arial" w:hAnsi="Arial" w:cs="Arial"/>
          <w:b/>
          <w:bCs/>
          <w:sz w:val="22"/>
          <w:szCs w:val="22"/>
        </w:rPr>
        <w:t xml:space="preserve">BUTTON:  </w:t>
      </w:r>
      <w:hyperlink r:id="rId7" w:history="1">
        <w:r w:rsidRPr="00FA2117">
          <w:rPr>
            <w:rStyle w:val="Hyperlink"/>
            <w:rFonts w:ascii="Arial" w:hAnsi="Arial" w:cs="Arial"/>
            <w:b/>
            <w:bCs/>
            <w:sz w:val="22"/>
            <w:szCs w:val="22"/>
          </w:rPr>
          <w:t>For Job Seekers - Apply for Employment Opportunity</w:t>
        </w:r>
      </w:hyperlink>
      <w:ins w:id="574" w:author="Vin Hoey" w:date="2026-05-17T15:54:00Z" w16du:dateUtc="2026-05-17T20:54:00Z">
        <w:r>
          <w:rPr>
            <w:rFonts w:ascii="Arial" w:hAnsi="Arial" w:cs="Arial"/>
            <w:b/>
            <w:bCs/>
            <w:sz w:val="22"/>
            <w:szCs w:val="22"/>
          </w:rPr>
          <w:t xml:space="preserve"> Delete this button, as recommended at the top of this Programs page. </w:t>
        </w:r>
      </w:ins>
    </w:p>
    <w:p w14:paraId="1921FFAB" w14:textId="77777777" w:rsidR="00037FD2" w:rsidRDefault="00037FD2" w:rsidP="00BF3DA1">
      <w:pPr>
        <w:tabs>
          <w:tab w:val="left" w:pos="90"/>
        </w:tabs>
        <w:spacing w:after="120"/>
        <w:rPr>
          <w:ins w:id="575" w:author="Vin Hoey" w:date="2026-05-17T15:56:00Z" w16du:dateUtc="2026-05-17T20:56:00Z"/>
          <w:rFonts w:ascii="Arial" w:hAnsi="Arial" w:cs="Arial"/>
          <w:b/>
          <w:bCs/>
          <w:sz w:val="22"/>
          <w:szCs w:val="22"/>
        </w:rPr>
      </w:pPr>
    </w:p>
    <w:p w14:paraId="4191F802" w14:textId="77777777" w:rsidR="00037FD2" w:rsidRDefault="00037FD2" w:rsidP="00BF3DA1">
      <w:pPr>
        <w:tabs>
          <w:tab w:val="left" w:pos="90"/>
        </w:tabs>
        <w:spacing w:after="120"/>
        <w:rPr>
          <w:ins w:id="576" w:author="Vin Hoey" w:date="2026-05-17T16:05:00Z" w16du:dateUtc="2026-05-17T21:05:00Z"/>
          <w:rFonts w:ascii="Arial" w:hAnsi="Arial" w:cs="Arial"/>
          <w:b/>
          <w:bCs/>
          <w:sz w:val="22"/>
          <w:szCs w:val="22"/>
        </w:rPr>
      </w:pPr>
    </w:p>
    <w:p w14:paraId="604AED4D" w14:textId="77777777" w:rsidR="00F65151" w:rsidRDefault="00F65151" w:rsidP="00F65151">
      <w:pPr>
        <w:tabs>
          <w:tab w:val="left" w:pos="90"/>
        </w:tabs>
        <w:rPr>
          <w:rFonts w:ascii="Arial" w:hAnsi="Arial" w:cs="Arial"/>
          <w:b/>
          <w:bCs/>
          <w:sz w:val="22"/>
          <w:szCs w:val="22"/>
        </w:rPr>
      </w:pPr>
      <w:r>
        <w:rPr>
          <w:rFonts w:ascii="Arial" w:hAnsi="Arial" w:cs="Arial"/>
          <w:b/>
          <w:bCs/>
          <w:sz w:val="22"/>
          <w:szCs w:val="22"/>
        </w:rPr>
        <w:t xml:space="preserve">Top Programs menu </w:t>
      </w:r>
    </w:p>
    <w:p w14:paraId="0850A29C" w14:textId="62B0D782" w:rsidR="00F65151" w:rsidRPr="00F65151" w:rsidRDefault="00F65151" w:rsidP="00F65151">
      <w:pPr>
        <w:tabs>
          <w:tab w:val="left" w:pos="90"/>
        </w:tabs>
        <w:rPr>
          <w:rFonts w:ascii="Arial" w:hAnsi="Arial" w:cs="Arial"/>
          <w:b/>
          <w:bCs/>
          <w:sz w:val="22"/>
          <w:szCs w:val="22"/>
        </w:rPr>
      </w:pPr>
      <w:r w:rsidRPr="00F65151">
        <w:rPr>
          <w:rFonts w:ascii="Arial" w:hAnsi="Arial" w:cs="Arial"/>
          <w:b/>
          <w:bCs/>
          <w:sz w:val="22"/>
          <w:szCs w:val="22"/>
        </w:rPr>
        <w:t>Engineers4Humanity Institute</w:t>
      </w:r>
    </w:p>
    <w:p w14:paraId="1A648126" w14:textId="6C18D28F" w:rsidR="00F65151" w:rsidRPr="00110265" w:rsidRDefault="00F65151" w:rsidP="00110265">
      <w:pPr>
        <w:pStyle w:val="ListParagraph"/>
        <w:numPr>
          <w:ilvl w:val="0"/>
          <w:numId w:val="10"/>
        </w:numPr>
        <w:tabs>
          <w:tab w:val="left" w:pos="90"/>
        </w:tabs>
        <w:spacing w:after="120"/>
        <w:rPr>
          <w:rFonts w:ascii="Arial" w:hAnsi="Arial" w:cs="Arial"/>
          <w:b/>
          <w:bCs/>
          <w:sz w:val="22"/>
          <w:szCs w:val="22"/>
          <w:rPrChange w:id="577" w:author="Vin Hoey" w:date="2026-05-17T16:07:00Z" w16du:dateUtc="2026-05-17T21:07:00Z">
            <w:rPr/>
          </w:rPrChange>
        </w:rPr>
        <w:pPrChange w:id="578" w:author="Vin Hoey" w:date="2026-05-17T16:07:00Z" w16du:dateUtc="2026-05-17T21:07:00Z">
          <w:pPr>
            <w:tabs>
              <w:tab w:val="left" w:pos="90"/>
            </w:tabs>
            <w:spacing w:after="120"/>
          </w:pPr>
        </w:pPrChange>
      </w:pPr>
      <w:r w:rsidRPr="00110265">
        <w:rPr>
          <w:rFonts w:ascii="Arial" w:hAnsi="Arial" w:cs="Arial"/>
          <w:b/>
          <w:bCs/>
          <w:sz w:val="22"/>
          <w:szCs w:val="22"/>
          <w:rPrChange w:id="579" w:author="Vin Hoey" w:date="2026-05-17T16:07:00Z" w16du:dateUtc="2026-05-17T21:07:00Z">
            <w:rPr/>
          </w:rPrChange>
        </w:rPr>
        <w:fldChar w:fldCharType="begin"/>
      </w:r>
      <w:r w:rsidRPr="00110265">
        <w:rPr>
          <w:rFonts w:ascii="Arial" w:hAnsi="Arial" w:cs="Arial"/>
          <w:b/>
          <w:bCs/>
          <w:sz w:val="22"/>
          <w:szCs w:val="22"/>
          <w:rPrChange w:id="580" w:author="Vin Hoey" w:date="2026-05-17T16:07:00Z" w16du:dateUtc="2026-05-17T21:07:00Z">
            <w:rPr/>
          </w:rPrChange>
        </w:rPr>
        <w:instrText>HYPERLINK "https://engineers4humanity.org/programs/institute"</w:instrText>
      </w:r>
      <w:r w:rsidRPr="00110265">
        <w:rPr>
          <w:rFonts w:ascii="Arial" w:hAnsi="Arial" w:cs="Arial"/>
          <w:b/>
          <w:bCs/>
          <w:sz w:val="22"/>
          <w:szCs w:val="22"/>
          <w:rPrChange w:id="581" w:author="Vin Hoey" w:date="2026-05-17T16:07:00Z" w16du:dateUtc="2026-05-17T21:07:00Z">
            <w:rPr/>
          </w:rPrChange>
        </w:rPr>
        <w:fldChar w:fldCharType="separate"/>
      </w:r>
      <w:r w:rsidRPr="00110265">
        <w:rPr>
          <w:rStyle w:val="Hyperlink"/>
          <w:rFonts w:ascii="Arial" w:hAnsi="Arial" w:cs="Arial"/>
          <w:b/>
          <w:bCs/>
          <w:sz w:val="22"/>
          <w:szCs w:val="22"/>
        </w:rPr>
        <w:t>Professional Skills Development</w:t>
      </w:r>
      <w:r w:rsidRPr="00110265">
        <w:rPr>
          <w:rFonts w:ascii="Arial" w:hAnsi="Arial" w:cs="Arial"/>
          <w:b/>
          <w:bCs/>
          <w:sz w:val="22"/>
          <w:szCs w:val="22"/>
          <w:rPrChange w:id="582" w:author="Vin Hoey" w:date="2026-05-17T16:07:00Z" w16du:dateUtc="2026-05-17T21:07:00Z">
            <w:rPr/>
          </w:rPrChange>
        </w:rPr>
        <w:fldChar w:fldCharType="end"/>
      </w:r>
      <w:r w:rsidRPr="00110265">
        <w:rPr>
          <w:rFonts w:ascii="Arial" w:hAnsi="Arial" w:cs="Arial"/>
          <w:b/>
          <w:bCs/>
          <w:sz w:val="22"/>
          <w:szCs w:val="22"/>
          <w:rPrChange w:id="583" w:author="Vin Hoey" w:date="2026-05-17T16:07:00Z" w16du:dateUtc="2026-05-17T21:07:00Z">
            <w:rPr/>
          </w:rPrChange>
        </w:rPr>
        <w:t xml:space="preserve"> </w:t>
      </w:r>
      <w:ins w:id="584" w:author="Vin Hoey" w:date="2026-05-17T16:08:00Z" w16du:dateUtc="2026-05-17T21:08:00Z">
        <w:r w:rsidR="00F02D80">
          <w:rPr>
            <w:rFonts w:ascii="Arial" w:hAnsi="Arial" w:cs="Arial"/>
            <w:b/>
            <w:bCs/>
            <w:sz w:val="22"/>
            <w:szCs w:val="22"/>
          </w:rPr>
          <w:t>(delete this tab, as there is no content connected to it)</w:t>
        </w:r>
      </w:ins>
    </w:p>
    <w:p w14:paraId="46268782" w14:textId="77777777" w:rsidR="00F02D80" w:rsidRPr="001C2A08" w:rsidRDefault="00F65151" w:rsidP="00F02D80">
      <w:pPr>
        <w:pStyle w:val="ListParagraph"/>
        <w:numPr>
          <w:ilvl w:val="0"/>
          <w:numId w:val="10"/>
        </w:numPr>
        <w:tabs>
          <w:tab w:val="left" w:pos="90"/>
        </w:tabs>
        <w:spacing w:after="120"/>
        <w:rPr>
          <w:ins w:id="585" w:author="Vin Hoey" w:date="2026-05-17T16:09:00Z" w16du:dateUtc="2026-05-17T21:09:00Z"/>
          <w:rFonts w:ascii="Arial" w:hAnsi="Arial" w:cs="Arial"/>
          <w:b/>
          <w:bCs/>
          <w:sz w:val="22"/>
          <w:szCs w:val="22"/>
        </w:rPr>
      </w:pPr>
      <w:r w:rsidRPr="00110265">
        <w:rPr>
          <w:rFonts w:ascii="Arial" w:hAnsi="Arial" w:cs="Arial"/>
          <w:b/>
          <w:bCs/>
          <w:sz w:val="22"/>
          <w:szCs w:val="22"/>
          <w:rPrChange w:id="586" w:author="Vin Hoey" w:date="2026-05-17T16:07:00Z" w16du:dateUtc="2026-05-17T21:07:00Z">
            <w:rPr/>
          </w:rPrChange>
        </w:rPr>
        <w:fldChar w:fldCharType="begin"/>
      </w:r>
      <w:r w:rsidRPr="00110265">
        <w:rPr>
          <w:rFonts w:ascii="Arial" w:hAnsi="Arial" w:cs="Arial"/>
          <w:b/>
          <w:bCs/>
          <w:sz w:val="22"/>
          <w:szCs w:val="22"/>
          <w:rPrChange w:id="587" w:author="Vin Hoey" w:date="2026-05-17T16:07:00Z" w16du:dateUtc="2026-05-17T21:07:00Z">
            <w:rPr/>
          </w:rPrChange>
        </w:rPr>
        <w:instrText>HYPERLINK "https://engineers4humanity.org/programs/institute"</w:instrText>
      </w:r>
      <w:r w:rsidRPr="00110265">
        <w:rPr>
          <w:rFonts w:ascii="Arial" w:hAnsi="Arial" w:cs="Arial"/>
          <w:b/>
          <w:bCs/>
          <w:sz w:val="22"/>
          <w:szCs w:val="22"/>
          <w:rPrChange w:id="588" w:author="Vin Hoey" w:date="2026-05-17T16:07:00Z" w16du:dateUtc="2026-05-17T21:07:00Z">
            <w:rPr/>
          </w:rPrChange>
        </w:rPr>
        <w:fldChar w:fldCharType="separate"/>
      </w:r>
      <w:r w:rsidRPr="00110265">
        <w:rPr>
          <w:rStyle w:val="Hyperlink"/>
          <w:rFonts w:ascii="Arial" w:hAnsi="Arial" w:cs="Arial"/>
          <w:b/>
          <w:bCs/>
          <w:sz w:val="22"/>
          <w:szCs w:val="22"/>
        </w:rPr>
        <w:t>Research &amp; Innovation Hub</w:t>
      </w:r>
      <w:r w:rsidRPr="00110265">
        <w:rPr>
          <w:rFonts w:ascii="Arial" w:hAnsi="Arial" w:cs="Arial"/>
          <w:b/>
          <w:bCs/>
          <w:sz w:val="22"/>
          <w:szCs w:val="22"/>
          <w:rPrChange w:id="589" w:author="Vin Hoey" w:date="2026-05-17T16:07:00Z" w16du:dateUtc="2026-05-17T21:07:00Z">
            <w:rPr/>
          </w:rPrChange>
        </w:rPr>
        <w:fldChar w:fldCharType="end"/>
      </w:r>
      <w:ins w:id="590" w:author="Vin Hoey" w:date="2026-05-17T16:09:00Z" w16du:dateUtc="2026-05-17T21:09:00Z">
        <w:r w:rsidR="00F02D80">
          <w:rPr>
            <w:rFonts w:ascii="Arial" w:hAnsi="Arial" w:cs="Arial"/>
            <w:b/>
            <w:bCs/>
            <w:sz w:val="22"/>
            <w:szCs w:val="22"/>
          </w:rPr>
          <w:t xml:space="preserve"> </w:t>
        </w:r>
        <w:r w:rsidR="00F02D80">
          <w:rPr>
            <w:rFonts w:ascii="Arial" w:hAnsi="Arial" w:cs="Arial"/>
            <w:b/>
            <w:bCs/>
            <w:sz w:val="22"/>
            <w:szCs w:val="22"/>
          </w:rPr>
          <w:t>(delete this tab, as there is no content connected to it)</w:t>
        </w:r>
      </w:ins>
    </w:p>
    <w:p w14:paraId="04F9BA4A" w14:textId="4F296EFA" w:rsidR="00F65151" w:rsidRPr="00F02D80" w:rsidRDefault="00F65151" w:rsidP="00F02D80">
      <w:pPr>
        <w:tabs>
          <w:tab w:val="left" w:pos="90"/>
        </w:tabs>
        <w:spacing w:after="120"/>
        <w:rPr>
          <w:rFonts w:ascii="Arial" w:hAnsi="Arial" w:cs="Arial"/>
          <w:b/>
          <w:bCs/>
          <w:sz w:val="22"/>
          <w:szCs w:val="22"/>
          <w:rPrChange w:id="591" w:author="Vin Hoey" w:date="2026-05-17T16:09:00Z" w16du:dateUtc="2026-05-17T21:09:00Z">
            <w:rPr/>
          </w:rPrChange>
        </w:rPr>
      </w:pPr>
    </w:p>
    <w:p w14:paraId="101E8361" w14:textId="77777777" w:rsidR="00037FD2" w:rsidRDefault="00037FD2" w:rsidP="00037FD2">
      <w:pPr>
        <w:tabs>
          <w:tab w:val="left" w:pos="90"/>
        </w:tabs>
        <w:spacing w:after="120"/>
        <w:rPr>
          <w:rFonts w:ascii="Arial" w:hAnsi="Arial" w:cs="Arial"/>
          <w:b/>
          <w:bCs/>
          <w:sz w:val="22"/>
          <w:szCs w:val="22"/>
        </w:rPr>
      </w:pPr>
      <w:r w:rsidRPr="00037FD2">
        <w:rPr>
          <w:rFonts w:ascii="Arial" w:hAnsi="Arial" w:cs="Arial"/>
          <w:b/>
          <w:bCs/>
          <w:sz w:val="22"/>
          <w:szCs w:val="22"/>
        </w:rPr>
        <w:t>Engineers4Humanity Institute</w:t>
      </w:r>
    </w:p>
    <w:p w14:paraId="54D7D2BA" w14:textId="701C13CC" w:rsidR="009535A7" w:rsidRPr="00037FD2" w:rsidRDefault="009535A7" w:rsidP="009535A7">
      <w:pPr>
        <w:tabs>
          <w:tab w:val="left" w:pos="90"/>
        </w:tabs>
        <w:spacing w:after="120"/>
        <w:rPr>
          <w:ins w:id="592" w:author="Vin Hoey" w:date="2026-05-17T16:04:00Z" w16du:dateUtc="2026-05-17T21:04:00Z"/>
          <w:rFonts w:ascii="Arial" w:hAnsi="Arial" w:cs="Arial"/>
          <w:b/>
          <w:bCs/>
          <w:sz w:val="22"/>
          <w:szCs w:val="22"/>
        </w:rPr>
      </w:pPr>
      <w:ins w:id="593" w:author="Vin Hoey" w:date="2026-05-17T16:03:00Z" w16du:dateUtc="2026-05-17T21:03:00Z">
        <w:r>
          <w:rPr>
            <w:rFonts w:ascii="Arial" w:hAnsi="Arial" w:cs="Arial"/>
            <w:b/>
            <w:bCs/>
            <w:sz w:val="22"/>
            <w:szCs w:val="22"/>
          </w:rPr>
          <w:t>Th</w:t>
        </w:r>
      </w:ins>
      <w:ins w:id="594" w:author="Vin Hoey" w:date="2026-05-17T16:04:00Z" w16du:dateUtc="2026-05-17T21:04:00Z">
        <w:r w:rsidR="00E962D4">
          <w:rPr>
            <w:rFonts w:ascii="Arial" w:hAnsi="Arial" w:cs="Arial"/>
            <w:b/>
            <w:bCs/>
            <w:sz w:val="22"/>
            <w:szCs w:val="22"/>
          </w:rPr>
          <w:t xml:space="preserve">e section </w:t>
        </w:r>
        <w:proofErr w:type="gramStart"/>
        <w:r w:rsidR="00E962D4">
          <w:rPr>
            <w:rFonts w:ascii="Arial" w:hAnsi="Arial" w:cs="Arial"/>
            <w:b/>
            <w:bCs/>
            <w:sz w:val="22"/>
            <w:szCs w:val="22"/>
          </w:rPr>
          <w:t>below</w:t>
        </w:r>
      </w:ins>
      <w:ins w:id="595" w:author="Vin Hoey" w:date="2026-05-17T16:03:00Z" w16du:dateUtc="2026-05-17T21:03:00Z">
        <w:r>
          <w:rPr>
            <w:rFonts w:ascii="Arial" w:hAnsi="Arial" w:cs="Arial"/>
            <w:b/>
            <w:bCs/>
            <w:sz w:val="22"/>
            <w:szCs w:val="22"/>
          </w:rPr>
          <w:t xml:space="preserve"> seems to duplicate</w:t>
        </w:r>
        <w:proofErr w:type="gramEnd"/>
        <w:r>
          <w:rPr>
            <w:rFonts w:ascii="Arial" w:hAnsi="Arial" w:cs="Arial"/>
            <w:b/>
            <w:bCs/>
            <w:sz w:val="22"/>
            <w:szCs w:val="22"/>
          </w:rPr>
          <w:t xml:space="preserve"> </w:t>
        </w:r>
        <w:proofErr w:type="gramStart"/>
        <w:r>
          <w:rPr>
            <w:rFonts w:ascii="Arial" w:hAnsi="Arial" w:cs="Arial"/>
            <w:b/>
            <w:bCs/>
            <w:sz w:val="22"/>
            <w:szCs w:val="22"/>
          </w:rPr>
          <w:t>much</w:t>
        </w:r>
        <w:proofErr w:type="gramEnd"/>
        <w:r>
          <w:rPr>
            <w:rFonts w:ascii="Arial" w:hAnsi="Arial" w:cs="Arial"/>
            <w:b/>
            <w:bCs/>
            <w:sz w:val="22"/>
            <w:szCs w:val="22"/>
          </w:rPr>
          <w:t xml:space="preserve"> of </w:t>
        </w:r>
        <w:proofErr w:type="gramStart"/>
        <w:r>
          <w:rPr>
            <w:rFonts w:ascii="Arial" w:hAnsi="Arial" w:cs="Arial"/>
            <w:b/>
            <w:bCs/>
            <w:sz w:val="22"/>
            <w:szCs w:val="22"/>
          </w:rPr>
          <w:t>what’s</w:t>
        </w:r>
        <w:proofErr w:type="gramEnd"/>
        <w:r>
          <w:rPr>
            <w:rFonts w:ascii="Arial" w:hAnsi="Arial" w:cs="Arial"/>
            <w:b/>
            <w:bCs/>
            <w:sz w:val="22"/>
            <w:szCs w:val="22"/>
          </w:rPr>
          <w:t xml:space="preserve"> now in the Vocational </w:t>
        </w:r>
      </w:ins>
      <w:ins w:id="596" w:author="Vin Hoey" w:date="2026-05-17T17:10:00Z" w16du:dateUtc="2026-05-17T22:10:00Z">
        <w:r w:rsidR="00CB1784">
          <w:rPr>
            <w:rFonts w:ascii="Arial" w:hAnsi="Arial" w:cs="Arial"/>
            <w:b/>
            <w:bCs/>
            <w:sz w:val="22"/>
            <w:szCs w:val="22"/>
          </w:rPr>
          <w:t>Training</w:t>
        </w:r>
      </w:ins>
      <w:ins w:id="597" w:author="Vin Hoey" w:date="2026-05-17T16:03:00Z" w16du:dateUtc="2026-05-17T21:03:00Z">
        <w:r>
          <w:rPr>
            <w:rFonts w:ascii="Arial" w:hAnsi="Arial" w:cs="Arial"/>
            <w:b/>
            <w:bCs/>
            <w:sz w:val="22"/>
            <w:szCs w:val="22"/>
          </w:rPr>
          <w:t xml:space="preserve"> section. </w:t>
        </w:r>
      </w:ins>
      <w:ins w:id="598" w:author="Vin Hoey" w:date="2026-05-17T16:02:00Z" w16du:dateUtc="2026-05-17T21:02:00Z">
        <w:r>
          <w:rPr>
            <w:rFonts w:ascii="Arial" w:hAnsi="Arial" w:cs="Arial"/>
            <w:b/>
            <w:bCs/>
            <w:sz w:val="22"/>
            <w:szCs w:val="22"/>
          </w:rPr>
          <w:t>Shoul</w:t>
        </w:r>
      </w:ins>
      <w:ins w:id="599" w:author="Vin Hoey" w:date="2026-05-17T16:03:00Z" w16du:dateUtc="2026-05-17T21:03:00Z">
        <w:r>
          <w:rPr>
            <w:rFonts w:ascii="Arial" w:hAnsi="Arial" w:cs="Arial"/>
            <w:b/>
            <w:bCs/>
            <w:sz w:val="22"/>
            <w:szCs w:val="22"/>
          </w:rPr>
          <w:t xml:space="preserve">d </w:t>
        </w:r>
      </w:ins>
      <w:ins w:id="600" w:author="Vin Hoey" w:date="2026-05-17T16:04:00Z" w16du:dateUtc="2026-05-17T21:04:00Z">
        <w:r>
          <w:rPr>
            <w:rFonts w:ascii="Arial" w:hAnsi="Arial" w:cs="Arial"/>
            <w:b/>
            <w:bCs/>
            <w:sz w:val="22"/>
            <w:szCs w:val="22"/>
          </w:rPr>
          <w:t xml:space="preserve">these two sections </w:t>
        </w:r>
        <w:proofErr w:type="gramStart"/>
        <w:r>
          <w:rPr>
            <w:rFonts w:ascii="Arial" w:hAnsi="Arial" w:cs="Arial"/>
            <w:b/>
            <w:bCs/>
            <w:sz w:val="22"/>
            <w:szCs w:val="22"/>
          </w:rPr>
          <w:t>be merged</w:t>
        </w:r>
        <w:proofErr w:type="gramEnd"/>
        <w:r>
          <w:rPr>
            <w:rFonts w:ascii="Arial" w:hAnsi="Arial" w:cs="Arial"/>
            <w:b/>
            <w:bCs/>
            <w:sz w:val="22"/>
            <w:szCs w:val="22"/>
          </w:rPr>
          <w:t xml:space="preserve"> and should they appear under “Vocational Training” or the </w:t>
        </w:r>
      </w:ins>
      <w:ins w:id="601" w:author="Vin Hoey" w:date="2026-05-17T17:10:00Z" w16du:dateUtc="2026-05-17T22:10:00Z">
        <w:r w:rsidR="008B2980">
          <w:rPr>
            <w:rFonts w:ascii="Arial" w:hAnsi="Arial" w:cs="Arial"/>
            <w:b/>
            <w:bCs/>
            <w:sz w:val="22"/>
            <w:szCs w:val="22"/>
          </w:rPr>
          <w:t>“</w:t>
        </w:r>
      </w:ins>
      <w:ins w:id="602" w:author="Vin Hoey" w:date="2026-05-17T16:04:00Z" w16du:dateUtc="2026-05-17T21:04:00Z">
        <w:r w:rsidRPr="00037FD2">
          <w:rPr>
            <w:rFonts w:ascii="Arial" w:hAnsi="Arial" w:cs="Arial"/>
            <w:b/>
            <w:bCs/>
            <w:sz w:val="22"/>
            <w:szCs w:val="22"/>
          </w:rPr>
          <w:t>Engineers4Humanity Institute</w:t>
        </w:r>
      </w:ins>
      <w:ins w:id="603" w:author="Vin Hoey" w:date="2026-05-17T17:10:00Z" w16du:dateUtc="2026-05-17T22:10:00Z">
        <w:r w:rsidR="008B2980">
          <w:rPr>
            <w:rFonts w:ascii="Arial" w:hAnsi="Arial" w:cs="Arial"/>
            <w:b/>
            <w:bCs/>
            <w:sz w:val="22"/>
            <w:szCs w:val="22"/>
          </w:rPr>
          <w:t>”</w:t>
        </w:r>
      </w:ins>
      <w:ins w:id="604" w:author="Vin Hoey" w:date="2026-05-17T16:04:00Z" w16du:dateUtc="2026-05-17T21:04:00Z">
        <w:r>
          <w:rPr>
            <w:rFonts w:ascii="Arial" w:hAnsi="Arial" w:cs="Arial"/>
            <w:b/>
            <w:bCs/>
            <w:sz w:val="22"/>
            <w:szCs w:val="22"/>
          </w:rPr>
          <w:t>?</w:t>
        </w:r>
      </w:ins>
    </w:p>
    <w:p w14:paraId="2EF66052" w14:textId="76BC1863" w:rsidR="00037FD2" w:rsidRDefault="009535A7" w:rsidP="00037FD2">
      <w:pPr>
        <w:tabs>
          <w:tab w:val="left" w:pos="90"/>
        </w:tabs>
        <w:spacing w:after="120"/>
        <w:rPr>
          <w:rFonts w:ascii="Arial" w:hAnsi="Arial" w:cs="Arial"/>
          <w:b/>
          <w:bCs/>
          <w:sz w:val="22"/>
          <w:szCs w:val="22"/>
        </w:rPr>
      </w:pPr>
      <w:ins w:id="605" w:author="Vin Hoey" w:date="2026-05-17T16:03:00Z" w16du:dateUtc="2026-05-17T21:03:00Z">
        <w:r>
          <w:rPr>
            <w:rFonts w:ascii="Arial" w:hAnsi="Arial" w:cs="Arial"/>
            <w:b/>
            <w:bCs/>
            <w:sz w:val="22"/>
            <w:szCs w:val="22"/>
          </w:rPr>
          <w:t xml:space="preserve">  </w:t>
        </w:r>
      </w:ins>
    </w:p>
    <w:p w14:paraId="33E3FDF4" w14:textId="77777777" w:rsidR="00037FD2" w:rsidRPr="00037FD2" w:rsidRDefault="00037FD2" w:rsidP="00037FD2">
      <w:pPr>
        <w:tabs>
          <w:tab w:val="left" w:pos="90"/>
        </w:tabs>
        <w:spacing w:after="120"/>
        <w:rPr>
          <w:rFonts w:ascii="Arial" w:hAnsi="Arial" w:cs="Arial"/>
          <w:b/>
          <w:bCs/>
          <w:sz w:val="22"/>
          <w:szCs w:val="22"/>
        </w:rPr>
      </w:pPr>
      <w:r w:rsidRPr="00037FD2">
        <w:rPr>
          <w:rFonts w:ascii="Arial" w:hAnsi="Arial" w:cs="Arial"/>
          <w:b/>
          <w:bCs/>
          <w:sz w:val="22"/>
          <w:szCs w:val="22"/>
        </w:rPr>
        <w:t>Engineers4Humanity Institute</w:t>
      </w:r>
    </w:p>
    <w:p w14:paraId="4C923D00" w14:textId="77777777" w:rsidR="00037FD2" w:rsidRPr="00E74373" w:rsidRDefault="00037FD2" w:rsidP="00037FD2">
      <w:pPr>
        <w:tabs>
          <w:tab w:val="left" w:pos="90"/>
        </w:tabs>
        <w:spacing w:after="120"/>
        <w:rPr>
          <w:rFonts w:ascii="Arial" w:hAnsi="Arial" w:cs="Arial"/>
          <w:sz w:val="22"/>
          <w:szCs w:val="22"/>
        </w:rPr>
      </w:pPr>
      <w:r w:rsidRPr="00E74373">
        <w:rPr>
          <w:rFonts w:ascii="Arial" w:hAnsi="Arial" w:cs="Arial"/>
          <w:sz w:val="22"/>
          <w:szCs w:val="22"/>
        </w:rPr>
        <w:t>Responding to the scarcity of jobs, the unemployment issue among refugee /immigrant youth, and the gap between industry and skilled labor, we observed that it is necessary to establish career paths for young people and those who need to change careers or upgrade their skills to meet the labor market's needs.</w:t>
      </w:r>
    </w:p>
    <w:p w14:paraId="4FA6D0E6" w14:textId="484C352E" w:rsidR="00037FD2" w:rsidRPr="00E74373" w:rsidDel="00E74373" w:rsidRDefault="00037FD2" w:rsidP="00037FD2">
      <w:pPr>
        <w:tabs>
          <w:tab w:val="left" w:pos="90"/>
        </w:tabs>
        <w:spacing w:after="120"/>
        <w:rPr>
          <w:del w:id="606" w:author="Vin Hoey" w:date="2026-05-17T16:00:00Z" w16du:dateUtc="2026-05-17T21:00:00Z"/>
          <w:rFonts w:ascii="Arial" w:hAnsi="Arial" w:cs="Arial"/>
          <w:sz w:val="22"/>
          <w:szCs w:val="22"/>
        </w:rPr>
      </w:pPr>
      <w:r w:rsidRPr="00E74373">
        <w:rPr>
          <w:rFonts w:ascii="Arial" w:hAnsi="Arial" w:cs="Arial"/>
          <w:sz w:val="22"/>
          <w:szCs w:val="22"/>
        </w:rPr>
        <w:t>The Engineers4Humanity Institute is an e-learning platform that will serve as a skill development, research, and innovation hub, providing affordable, accessible education to vulnerable youth, primarily refugees worldwide.</w:t>
      </w:r>
    </w:p>
    <w:p w14:paraId="4DA8F420" w14:textId="77777777" w:rsidR="00037FD2" w:rsidRPr="00E74373" w:rsidRDefault="00037FD2" w:rsidP="00037FD2">
      <w:pPr>
        <w:tabs>
          <w:tab w:val="left" w:pos="90"/>
        </w:tabs>
        <w:spacing w:after="120"/>
        <w:rPr>
          <w:rFonts w:ascii="Arial" w:hAnsi="Arial" w:cs="Arial"/>
          <w:sz w:val="22"/>
          <w:szCs w:val="22"/>
        </w:rPr>
      </w:pPr>
    </w:p>
    <w:p w14:paraId="65AA5108" w14:textId="77EDFC2E" w:rsidR="00037FD2" w:rsidRPr="00E74373" w:rsidDel="00E74373" w:rsidRDefault="00037FD2" w:rsidP="00037FD2">
      <w:pPr>
        <w:tabs>
          <w:tab w:val="left" w:pos="90"/>
        </w:tabs>
        <w:spacing w:after="120"/>
        <w:rPr>
          <w:del w:id="607" w:author="Vin Hoey" w:date="2026-05-17T16:00:00Z" w16du:dateUtc="2026-05-17T21:00:00Z"/>
          <w:rFonts w:ascii="Arial" w:hAnsi="Arial" w:cs="Arial"/>
          <w:sz w:val="22"/>
          <w:szCs w:val="22"/>
        </w:rPr>
      </w:pPr>
      <w:r w:rsidRPr="00E74373">
        <w:rPr>
          <w:rFonts w:ascii="Arial" w:hAnsi="Arial" w:cs="Arial"/>
          <w:sz w:val="22"/>
          <w:szCs w:val="22"/>
        </w:rPr>
        <w:t>This Institute serves as a center of excellence and a career-path program that helps refugees, Immigrants, and vulnerable youth acquire the tools and skills needed to break the cycle of poverty and become self-</w:t>
      </w:r>
      <w:proofErr w:type="spellStart"/>
      <w:r w:rsidRPr="00E74373">
        <w:rPr>
          <w:rFonts w:ascii="Arial" w:hAnsi="Arial" w:cs="Arial"/>
          <w:sz w:val="22"/>
          <w:szCs w:val="22"/>
        </w:rPr>
        <w:t>reliant.</w:t>
      </w:r>
    </w:p>
    <w:p w14:paraId="51F37ED7" w14:textId="757C7469" w:rsidR="00037FD2" w:rsidRPr="00E74373" w:rsidDel="00E74373" w:rsidRDefault="00037FD2" w:rsidP="00037FD2">
      <w:pPr>
        <w:tabs>
          <w:tab w:val="left" w:pos="90"/>
        </w:tabs>
        <w:spacing w:after="120"/>
        <w:rPr>
          <w:del w:id="608" w:author="Vin Hoey" w:date="2026-05-17T16:00:00Z" w16du:dateUtc="2026-05-17T21:00:00Z"/>
          <w:rFonts w:ascii="Arial" w:hAnsi="Arial" w:cs="Arial"/>
          <w:sz w:val="22"/>
          <w:szCs w:val="22"/>
        </w:rPr>
      </w:pPr>
    </w:p>
    <w:p w14:paraId="4A164767" w14:textId="41EFF85E" w:rsidR="00037FD2" w:rsidRPr="00E74373" w:rsidRDefault="00037FD2" w:rsidP="00037FD2">
      <w:pPr>
        <w:tabs>
          <w:tab w:val="left" w:pos="90"/>
        </w:tabs>
        <w:spacing w:after="120"/>
        <w:rPr>
          <w:rFonts w:ascii="Arial" w:hAnsi="Arial" w:cs="Arial"/>
          <w:sz w:val="22"/>
          <w:szCs w:val="22"/>
        </w:rPr>
      </w:pPr>
      <w:del w:id="609" w:author="Vin Hoey" w:date="2026-05-17T16:00:00Z" w16du:dateUtc="2026-05-17T21:00:00Z">
        <w:r w:rsidRPr="00E74373" w:rsidDel="00E74373">
          <w:rPr>
            <w:rFonts w:ascii="Arial" w:hAnsi="Arial" w:cs="Arial"/>
            <w:sz w:val="22"/>
            <w:szCs w:val="22"/>
          </w:rPr>
          <w:delText>W</w:delText>
        </w:r>
      </w:del>
      <w:r w:rsidRPr="00E74373">
        <w:rPr>
          <w:rFonts w:ascii="Arial" w:hAnsi="Arial" w:cs="Arial"/>
          <w:sz w:val="22"/>
          <w:szCs w:val="22"/>
        </w:rPr>
        <w:t>e</w:t>
      </w:r>
      <w:proofErr w:type="spellEnd"/>
      <w:r w:rsidRPr="00E74373">
        <w:rPr>
          <w:rFonts w:ascii="Arial" w:hAnsi="Arial" w:cs="Arial"/>
          <w:sz w:val="22"/>
          <w:szCs w:val="22"/>
        </w:rPr>
        <w:t xml:space="preserve"> </w:t>
      </w:r>
      <w:proofErr w:type="gramStart"/>
      <w:r w:rsidRPr="00E74373">
        <w:rPr>
          <w:rFonts w:ascii="Arial" w:hAnsi="Arial" w:cs="Arial"/>
          <w:sz w:val="22"/>
          <w:szCs w:val="22"/>
        </w:rPr>
        <w:t>are</w:t>
      </w:r>
      <w:proofErr w:type="gramEnd"/>
      <w:r w:rsidRPr="00E74373">
        <w:rPr>
          <w:rFonts w:ascii="Arial" w:hAnsi="Arial" w:cs="Arial"/>
          <w:sz w:val="22"/>
          <w:szCs w:val="22"/>
        </w:rPr>
        <w:t xml:space="preserve"> committed to collaborating with career development centers, the construction industry, academia, the private sector, and the government to transform refugee youth and immigrants into a highly skilled, competitive workforce that excels </w:t>
      </w:r>
      <w:del w:id="610" w:author="Vin Hoey" w:date="2026-05-17T16:01:00Z" w16du:dateUtc="2026-05-17T21:01:00Z">
        <w:r w:rsidRPr="00E74373" w:rsidDel="00137C84">
          <w:rPr>
            <w:rFonts w:ascii="Arial" w:hAnsi="Arial" w:cs="Arial"/>
            <w:sz w:val="22"/>
            <w:szCs w:val="22"/>
          </w:rPr>
          <w:delText xml:space="preserve">globally </w:delText>
        </w:r>
      </w:del>
      <w:r w:rsidRPr="00E74373">
        <w:rPr>
          <w:rFonts w:ascii="Arial" w:hAnsi="Arial" w:cs="Arial"/>
          <w:sz w:val="22"/>
          <w:szCs w:val="22"/>
        </w:rPr>
        <w:t xml:space="preserve">and contributes positively to national </w:t>
      </w:r>
      <w:ins w:id="611" w:author="Vin Hoey" w:date="2026-05-17T16:01:00Z" w16du:dateUtc="2026-05-17T21:01:00Z">
        <w:r w:rsidR="00137C84">
          <w:rPr>
            <w:rFonts w:ascii="Arial" w:hAnsi="Arial" w:cs="Arial"/>
            <w:sz w:val="22"/>
            <w:szCs w:val="22"/>
          </w:rPr>
          <w:t xml:space="preserve">Rwandan </w:t>
        </w:r>
      </w:ins>
      <w:r w:rsidRPr="00E74373">
        <w:rPr>
          <w:rFonts w:ascii="Arial" w:hAnsi="Arial" w:cs="Arial"/>
          <w:sz w:val="22"/>
          <w:szCs w:val="22"/>
        </w:rPr>
        <w:t>development.</w:t>
      </w:r>
    </w:p>
    <w:p w14:paraId="53BE221E" w14:textId="77777777" w:rsidR="00037FD2" w:rsidRPr="00E74373" w:rsidRDefault="00037FD2" w:rsidP="00037FD2">
      <w:pPr>
        <w:tabs>
          <w:tab w:val="left" w:pos="90"/>
        </w:tabs>
        <w:spacing w:after="120"/>
        <w:rPr>
          <w:rFonts w:ascii="Arial" w:hAnsi="Arial" w:cs="Arial"/>
          <w:sz w:val="22"/>
          <w:szCs w:val="22"/>
        </w:rPr>
      </w:pPr>
      <w:r w:rsidRPr="00E74373">
        <w:rPr>
          <w:rFonts w:ascii="Arial" w:hAnsi="Arial" w:cs="Arial"/>
          <w:sz w:val="22"/>
          <w:szCs w:val="22"/>
        </w:rPr>
        <w:t>Key Focus Area:</w:t>
      </w:r>
    </w:p>
    <w:p w14:paraId="0327B479" w14:textId="621199AD" w:rsidR="00037FD2" w:rsidRPr="00E74373" w:rsidRDefault="00037FD2" w:rsidP="00037FD2">
      <w:pPr>
        <w:tabs>
          <w:tab w:val="left" w:pos="90"/>
        </w:tabs>
        <w:spacing w:after="120"/>
        <w:rPr>
          <w:rFonts w:ascii="Arial" w:hAnsi="Arial" w:cs="Arial"/>
          <w:sz w:val="22"/>
          <w:szCs w:val="22"/>
        </w:rPr>
      </w:pPr>
      <w:r w:rsidRPr="00E74373">
        <w:rPr>
          <w:rFonts w:ascii="Arial" w:hAnsi="Arial" w:cs="Arial"/>
          <w:sz w:val="22"/>
          <w:szCs w:val="22"/>
        </w:rPr>
        <w:t>•</w:t>
      </w:r>
      <w:r w:rsidRPr="00E74373">
        <w:rPr>
          <w:rFonts w:ascii="Arial" w:hAnsi="Arial" w:cs="Arial"/>
          <w:sz w:val="22"/>
          <w:szCs w:val="22"/>
        </w:rPr>
        <w:t xml:space="preserve"> </w:t>
      </w:r>
      <w:r w:rsidRPr="00E74373">
        <w:rPr>
          <w:rFonts w:ascii="Arial" w:hAnsi="Arial" w:cs="Arial"/>
          <w:sz w:val="22"/>
          <w:szCs w:val="22"/>
        </w:rPr>
        <w:t>Engineering and Technical Skills Development</w:t>
      </w:r>
    </w:p>
    <w:p w14:paraId="1C2509DA" w14:textId="7C5388B9" w:rsidR="00037FD2" w:rsidRPr="00E74373" w:rsidRDefault="00037FD2" w:rsidP="00037FD2">
      <w:pPr>
        <w:tabs>
          <w:tab w:val="left" w:pos="90"/>
        </w:tabs>
        <w:spacing w:after="120"/>
        <w:rPr>
          <w:rFonts w:ascii="Arial" w:hAnsi="Arial" w:cs="Arial"/>
          <w:sz w:val="22"/>
          <w:szCs w:val="22"/>
        </w:rPr>
      </w:pPr>
      <w:r w:rsidRPr="00E74373">
        <w:rPr>
          <w:rFonts w:ascii="Arial" w:hAnsi="Arial" w:cs="Arial"/>
          <w:sz w:val="22"/>
          <w:szCs w:val="22"/>
        </w:rPr>
        <w:t>•</w:t>
      </w:r>
      <w:r w:rsidRPr="00E74373">
        <w:rPr>
          <w:rFonts w:ascii="Arial" w:hAnsi="Arial" w:cs="Arial"/>
          <w:sz w:val="22"/>
          <w:szCs w:val="22"/>
        </w:rPr>
        <w:t xml:space="preserve"> </w:t>
      </w:r>
      <w:r w:rsidRPr="00E74373">
        <w:rPr>
          <w:rFonts w:ascii="Arial" w:hAnsi="Arial" w:cs="Arial"/>
          <w:sz w:val="22"/>
          <w:szCs w:val="22"/>
        </w:rPr>
        <w:t>Project Management</w:t>
      </w:r>
    </w:p>
    <w:p w14:paraId="5D93F790" w14:textId="010AF403" w:rsidR="00037FD2" w:rsidRPr="00E74373" w:rsidRDefault="00037FD2" w:rsidP="00037FD2">
      <w:pPr>
        <w:tabs>
          <w:tab w:val="left" w:pos="90"/>
        </w:tabs>
        <w:spacing w:after="120"/>
        <w:rPr>
          <w:rFonts w:ascii="Arial" w:hAnsi="Arial" w:cs="Arial"/>
          <w:sz w:val="22"/>
          <w:szCs w:val="22"/>
        </w:rPr>
      </w:pPr>
      <w:r w:rsidRPr="00E74373">
        <w:rPr>
          <w:rFonts w:ascii="Arial" w:hAnsi="Arial" w:cs="Arial"/>
          <w:sz w:val="22"/>
          <w:szCs w:val="22"/>
        </w:rPr>
        <w:t>•</w:t>
      </w:r>
      <w:r w:rsidRPr="00E74373">
        <w:rPr>
          <w:rFonts w:ascii="Arial" w:hAnsi="Arial" w:cs="Arial"/>
          <w:sz w:val="22"/>
          <w:szCs w:val="22"/>
        </w:rPr>
        <w:t xml:space="preserve"> </w:t>
      </w:r>
      <w:r w:rsidRPr="00E74373">
        <w:rPr>
          <w:rFonts w:ascii="Arial" w:hAnsi="Arial" w:cs="Arial"/>
          <w:sz w:val="22"/>
          <w:szCs w:val="22"/>
        </w:rPr>
        <w:t xml:space="preserve">Leadership &amp; </w:t>
      </w:r>
      <w:proofErr w:type="gramStart"/>
      <w:r w:rsidRPr="00E74373">
        <w:rPr>
          <w:rFonts w:ascii="Arial" w:hAnsi="Arial" w:cs="Arial"/>
          <w:sz w:val="22"/>
          <w:szCs w:val="22"/>
        </w:rPr>
        <w:t>Interpersonal skills</w:t>
      </w:r>
      <w:proofErr w:type="gramEnd"/>
      <w:r w:rsidRPr="00E74373">
        <w:rPr>
          <w:rFonts w:ascii="Arial" w:hAnsi="Arial" w:cs="Arial"/>
          <w:sz w:val="22"/>
          <w:szCs w:val="22"/>
        </w:rPr>
        <w:t xml:space="preserve"> development</w:t>
      </w:r>
    </w:p>
    <w:p w14:paraId="124570C8" w14:textId="4B576D45" w:rsidR="00037FD2" w:rsidRPr="00E74373" w:rsidRDefault="00037FD2" w:rsidP="00037FD2">
      <w:pPr>
        <w:tabs>
          <w:tab w:val="left" w:pos="90"/>
        </w:tabs>
        <w:spacing w:after="120"/>
        <w:rPr>
          <w:rFonts w:ascii="Arial" w:hAnsi="Arial" w:cs="Arial"/>
          <w:sz w:val="22"/>
          <w:szCs w:val="22"/>
        </w:rPr>
      </w:pPr>
      <w:r w:rsidRPr="00E74373">
        <w:rPr>
          <w:rFonts w:ascii="Arial" w:hAnsi="Arial" w:cs="Arial"/>
          <w:sz w:val="22"/>
          <w:szCs w:val="22"/>
        </w:rPr>
        <w:t>•</w:t>
      </w:r>
      <w:r w:rsidRPr="00E74373">
        <w:rPr>
          <w:rFonts w:ascii="Arial" w:hAnsi="Arial" w:cs="Arial"/>
          <w:sz w:val="22"/>
          <w:szCs w:val="22"/>
        </w:rPr>
        <w:t xml:space="preserve"> </w:t>
      </w:r>
      <w:r w:rsidRPr="00E74373">
        <w:rPr>
          <w:rFonts w:ascii="Arial" w:hAnsi="Arial" w:cs="Arial"/>
          <w:sz w:val="22"/>
          <w:szCs w:val="22"/>
        </w:rPr>
        <w:t>Entrepreneurship and Finance Literacy</w:t>
      </w:r>
    </w:p>
    <w:p w14:paraId="7EC1CE51" w14:textId="03B08EC1" w:rsidR="00037FD2" w:rsidRPr="00E74373" w:rsidRDefault="00037FD2" w:rsidP="00037FD2">
      <w:pPr>
        <w:tabs>
          <w:tab w:val="left" w:pos="90"/>
        </w:tabs>
        <w:spacing w:after="120"/>
        <w:rPr>
          <w:rFonts w:ascii="Arial" w:hAnsi="Arial" w:cs="Arial"/>
          <w:sz w:val="22"/>
          <w:szCs w:val="22"/>
        </w:rPr>
      </w:pPr>
      <w:r w:rsidRPr="00E74373">
        <w:rPr>
          <w:rFonts w:ascii="Arial" w:hAnsi="Arial" w:cs="Arial"/>
          <w:sz w:val="22"/>
          <w:szCs w:val="22"/>
        </w:rPr>
        <w:t>•</w:t>
      </w:r>
      <w:r w:rsidRPr="00E74373">
        <w:rPr>
          <w:rFonts w:ascii="Arial" w:hAnsi="Arial" w:cs="Arial"/>
          <w:sz w:val="22"/>
          <w:szCs w:val="22"/>
        </w:rPr>
        <w:t xml:space="preserve"> </w:t>
      </w:r>
      <w:r w:rsidRPr="00E74373">
        <w:rPr>
          <w:rFonts w:ascii="Arial" w:hAnsi="Arial" w:cs="Arial"/>
          <w:sz w:val="22"/>
          <w:szCs w:val="22"/>
        </w:rPr>
        <w:t>Environmental protection &amp; disaster management</w:t>
      </w:r>
    </w:p>
    <w:p w14:paraId="059C63C1" w14:textId="77777777" w:rsidR="00480AF5" w:rsidRDefault="00480AF5" w:rsidP="00037FD2">
      <w:pPr>
        <w:tabs>
          <w:tab w:val="left" w:pos="90"/>
        </w:tabs>
        <w:spacing w:after="120"/>
        <w:rPr>
          <w:ins w:id="612" w:author="Vin Hoey" w:date="2026-05-17T15:59:00Z" w16du:dateUtc="2026-05-17T20:59:00Z"/>
          <w:rFonts w:ascii="Arial" w:hAnsi="Arial" w:cs="Arial"/>
          <w:sz w:val="22"/>
          <w:szCs w:val="22"/>
        </w:rPr>
      </w:pPr>
    </w:p>
    <w:p w14:paraId="36BC4DCE" w14:textId="77777777" w:rsidR="00480AF5" w:rsidRDefault="00480AF5" w:rsidP="00480AF5">
      <w:pPr>
        <w:tabs>
          <w:tab w:val="left" w:pos="90"/>
        </w:tabs>
        <w:spacing w:after="120"/>
        <w:rPr>
          <w:ins w:id="613" w:author="Vin Hoey" w:date="2026-05-17T15:59:00Z" w16du:dateUtc="2026-05-17T20:59:00Z"/>
          <w:rFonts w:ascii="Arial" w:hAnsi="Arial" w:cs="Arial"/>
          <w:b/>
          <w:bCs/>
          <w:sz w:val="22"/>
          <w:szCs w:val="22"/>
        </w:rPr>
      </w:pPr>
      <w:r w:rsidRPr="00480AF5">
        <w:rPr>
          <w:rFonts w:ascii="Arial" w:hAnsi="Arial" w:cs="Arial"/>
          <w:b/>
          <w:bCs/>
          <w:sz w:val="22"/>
          <w:szCs w:val="22"/>
          <w:rPrChange w:id="614" w:author="Vin Hoey" w:date="2026-05-17T15:59:00Z" w16du:dateUtc="2026-05-17T20:59:00Z">
            <w:rPr>
              <w:rFonts w:ascii="Arial" w:hAnsi="Arial" w:cs="Arial"/>
              <w:sz w:val="22"/>
              <w:szCs w:val="22"/>
            </w:rPr>
          </w:rPrChange>
        </w:rPr>
        <w:t xml:space="preserve">BUTTON: </w:t>
      </w:r>
      <w:r w:rsidR="00037FD2" w:rsidRPr="00480AF5">
        <w:rPr>
          <w:rFonts w:ascii="Arial" w:hAnsi="Arial" w:cs="Arial"/>
          <w:b/>
          <w:bCs/>
          <w:sz w:val="22"/>
          <w:szCs w:val="22"/>
          <w:rPrChange w:id="615" w:author="Vin Hoey" w:date="2026-05-17T15:59:00Z" w16du:dateUtc="2026-05-17T20:59:00Z">
            <w:rPr>
              <w:rFonts w:ascii="Arial" w:hAnsi="Arial" w:cs="Arial"/>
              <w:sz w:val="22"/>
              <w:szCs w:val="22"/>
            </w:rPr>
          </w:rPrChange>
        </w:rPr>
        <w:t>Log in to our e-Learning Portal here</w:t>
      </w:r>
      <w:r>
        <w:rPr>
          <w:rFonts w:ascii="Arial" w:hAnsi="Arial" w:cs="Arial"/>
          <w:sz w:val="22"/>
          <w:szCs w:val="22"/>
        </w:rPr>
        <w:t xml:space="preserve"> </w:t>
      </w:r>
      <w:ins w:id="616" w:author="Vin Hoey" w:date="2026-05-17T15:59:00Z" w16du:dateUtc="2026-05-17T20:59:00Z">
        <w:r>
          <w:rPr>
            <w:rFonts w:ascii="Arial" w:hAnsi="Arial" w:cs="Arial"/>
            <w:b/>
            <w:bCs/>
            <w:sz w:val="22"/>
            <w:szCs w:val="22"/>
          </w:rPr>
          <w:t xml:space="preserve">Delete this button, as recommended at the top of this Programs page. </w:t>
        </w:r>
      </w:ins>
    </w:p>
    <w:p w14:paraId="41AB434F" w14:textId="71019FEA" w:rsidR="00037FD2" w:rsidRPr="00026BB0" w:rsidRDefault="00037FD2" w:rsidP="00037FD2">
      <w:pPr>
        <w:tabs>
          <w:tab w:val="left" w:pos="90"/>
        </w:tabs>
        <w:spacing w:after="120"/>
        <w:rPr>
          <w:rFonts w:ascii="Arial" w:hAnsi="Arial" w:cs="Arial"/>
          <w:sz w:val="22"/>
          <w:szCs w:val="22"/>
          <w:rPrChange w:id="617" w:author="Vin Hoey" w:date="2026-05-17T15:59:00Z" w16du:dateUtc="2026-05-17T20:59:00Z">
            <w:rPr>
              <w:rFonts w:ascii="Arial" w:hAnsi="Arial" w:cs="Arial"/>
              <w:b/>
              <w:bCs/>
              <w:sz w:val="22"/>
              <w:szCs w:val="22"/>
            </w:rPr>
          </w:rPrChange>
        </w:rPr>
      </w:pPr>
    </w:p>
    <w:p w14:paraId="10742410" w14:textId="77777777" w:rsidR="00037FD2" w:rsidRPr="00026BB0" w:rsidRDefault="00037FD2" w:rsidP="00037FD2">
      <w:pPr>
        <w:tabs>
          <w:tab w:val="left" w:pos="90"/>
        </w:tabs>
        <w:spacing w:after="120"/>
        <w:rPr>
          <w:rFonts w:ascii="Arial" w:hAnsi="Arial" w:cs="Arial"/>
          <w:sz w:val="22"/>
          <w:szCs w:val="22"/>
          <w:rPrChange w:id="618" w:author="Vin Hoey" w:date="2026-05-17T15:59:00Z" w16du:dateUtc="2026-05-17T20:59:00Z">
            <w:rPr>
              <w:rFonts w:ascii="Arial" w:hAnsi="Arial" w:cs="Arial"/>
              <w:b/>
              <w:bCs/>
              <w:sz w:val="22"/>
              <w:szCs w:val="22"/>
            </w:rPr>
          </w:rPrChange>
        </w:rPr>
      </w:pPr>
    </w:p>
    <w:p w14:paraId="2A8BCEFD" w14:textId="77777777" w:rsidR="00037FD2" w:rsidRPr="00026BB0" w:rsidRDefault="00037FD2" w:rsidP="00BF3DA1">
      <w:pPr>
        <w:tabs>
          <w:tab w:val="left" w:pos="90"/>
        </w:tabs>
        <w:spacing w:after="120"/>
        <w:rPr>
          <w:rFonts w:ascii="Arial" w:hAnsi="Arial" w:cs="Arial"/>
          <w:sz w:val="22"/>
          <w:szCs w:val="22"/>
          <w:rPrChange w:id="619" w:author="Vin Hoey" w:date="2026-05-17T15:59:00Z" w16du:dateUtc="2026-05-17T20:59:00Z">
            <w:rPr>
              <w:rFonts w:ascii="Arial" w:hAnsi="Arial" w:cs="Arial"/>
              <w:b/>
              <w:bCs/>
              <w:sz w:val="22"/>
              <w:szCs w:val="22"/>
            </w:rPr>
          </w:rPrChange>
        </w:rPr>
      </w:pPr>
    </w:p>
    <w:p w14:paraId="424B3321" w14:textId="5B8756EE" w:rsidR="00057AB4" w:rsidRPr="00FB28BB" w:rsidDel="008A300E" w:rsidRDefault="00057AB4" w:rsidP="009D2DD8">
      <w:pPr>
        <w:tabs>
          <w:tab w:val="left" w:pos="90"/>
        </w:tabs>
        <w:spacing w:after="120"/>
        <w:ind w:left="-90" w:hanging="168"/>
        <w:rPr>
          <w:del w:id="620" w:author="Vin Hoey" w:date="2026-05-17T15:51:00Z" w16du:dateUtc="2026-05-17T20:51:00Z"/>
          <w:rFonts w:ascii="Arial" w:hAnsi="Arial" w:cs="Arial"/>
          <w:b/>
          <w:bCs/>
          <w:sz w:val="22"/>
          <w:szCs w:val="22"/>
        </w:rPr>
      </w:pPr>
    </w:p>
    <w:p w14:paraId="1CE2CB30" w14:textId="77777777" w:rsidR="00314DB0" w:rsidRPr="00FB28BB" w:rsidRDefault="00314DB0" w:rsidP="00314DB0">
      <w:pPr>
        <w:spacing w:after="120"/>
        <w:ind w:left="-90" w:hanging="168"/>
        <w:rPr>
          <w:ins w:id="621" w:author="Vin Hoey" w:date="2026-05-17T15:00:00Z"/>
          <w:rFonts w:ascii="Arial" w:hAnsi="Arial" w:cs="Arial"/>
          <w:b/>
          <w:bCs/>
          <w:sz w:val="22"/>
          <w:szCs w:val="22"/>
        </w:rPr>
        <w:pPrChange w:id="622" w:author="Vin Hoey" w:date="2026-05-17T15:01:00Z" w16du:dateUtc="2026-05-17T20:01:00Z">
          <w:pPr>
            <w:spacing w:after="120"/>
            <w:ind w:left="540" w:hanging="810"/>
          </w:pPr>
        </w:pPrChange>
      </w:pPr>
    </w:p>
    <w:p w14:paraId="69746B4A" w14:textId="77777777" w:rsidR="00314DB0" w:rsidRPr="00FB28BB" w:rsidRDefault="00314DB0" w:rsidP="00965E38">
      <w:pPr>
        <w:spacing w:after="120"/>
        <w:ind w:left="540" w:hanging="810"/>
        <w:rPr>
          <w:rFonts w:ascii="Arial" w:hAnsi="Arial" w:cs="Arial"/>
          <w:b/>
          <w:bCs/>
          <w:sz w:val="22"/>
          <w:szCs w:val="22"/>
          <w:rPrChange w:id="623" w:author="Vin Hoey" w:date="2026-05-17T15:12:00Z" w16du:dateUtc="2026-05-17T20:12:00Z">
            <w:rPr>
              <w:rFonts w:ascii="Arial" w:hAnsi="Arial" w:cs="Arial"/>
              <w:sz w:val="22"/>
              <w:szCs w:val="22"/>
            </w:rPr>
          </w:rPrChange>
        </w:rPr>
      </w:pPr>
    </w:p>
    <w:p w14:paraId="3AEFD96A" w14:textId="77777777" w:rsidR="00D817BA" w:rsidRPr="00861556" w:rsidRDefault="00D817BA" w:rsidP="00965E38">
      <w:pPr>
        <w:spacing w:after="120"/>
        <w:ind w:left="540" w:hanging="810"/>
        <w:rPr>
          <w:rFonts w:ascii="Arial" w:hAnsi="Arial" w:cs="Arial"/>
          <w:sz w:val="22"/>
          <w:szCs w:val="22"/>
        </w:rPr>
        <w:pPrChange w:id="624" w:author="Vin Hoey" w:date="2026-05-17T14:58:00Z" w16du:dateUtc="2026-05-17T19:58:00Z">
          <w:pPr>
            <w:numPr>
              <w:numId w:val="2"/>
            </w:numPr>
            <w:tabs>
              <w:tab w:val="num" w:pos="720"/>
            </w:tabs>
            <w:spacing w:after="120"/>
            <w:ind w:left="720" w:hanging="360"/>
          </w:pPr>
        </w:pPrChange>
      </w:pPr>
    </w:p>
    <w:p w14:paraId="546C67C7" w14:textId="77777777" w:rsidR="002B4707" w:rsidRPr="00864B12" w:rsidRDefault="002B4707" w:rsidP="00DD0E8B">
      <w:pPr>
        <w:spacing w:after="120"/>
        <w:rPr>
          <w:rFonts w:ascii="Arial" w:hAnsi="Arial" w:cs="Arial"/>
          <w:sz w:val="22"/>
          <w:szCs w:val="22"/>
          <w:rPrChange w:id="625" w:author="Vin Hoey" w:date="2026-05-17T14:07:00Z" w16du:dateUtc="2026-05-17T19:07:00Z">
            <w:rPr>
              <w:rFonts w:ascii="Arial" w:hAnsi="Arial" w:cs="Arial"/>
              <w:b/>
              <w:bCs/>
              <w:sz w:val="22"/>
              <w:szCs w:val="22"/>
            </w:rPr>
          </w:rPrChange>
        </w:rPr>
      </w:pPr>
    </w:p>
    <w:p w14:paraId="0A0ABFF2" w14:textId="77777777" w:rsidR="00864B12" w:rsidRPr="00864B12" w:rsidRDefault="00864B12" w:rsidP="00342D0C">
      <w:pPr>
        <w:spacing w:after="120"/>
        <w:rPr>
          <w:rFonts w:ascii="Arial" w:hAnsi="Arial" w:cs="Arial"/>
          <w:sz w:val="22"/>
          <w:szCs w:val="22"/>
          <w:rPrChange w:id="626" w:author="Vin Hoey" w:date="2026-05-17T14:07:00Z" w16du:dateUtc="2026-05-17T19:07:00Z">
            <w:rPr>
              <w:rFonts w:ascii="Arial" w:hAnsi="Arial" w:cs="Arial"/>
              <w:b/>
              <w:bCs/>
              <w:sz w:val="22"/>
              <w:szCs w:val="22"/>
            </w:rPr>
          </w:rPrChange>
        </w:rPr>
      </w:pPr>
    </w:p>
    <w:p w14:paraId="24869097" w14:textId="77777777" w:rsidR="008C0914" w:rsidRPr="008C0914" w:rsidRDefault="008C0914" w:rsidP="00342D0C">
      <w:pPr>
        <w:spacing w:after="120"/>
        <w:rPr>
          <w:rFonts w:ascii="Arial" w:hAnsi="Arial" w:cs="Arial"/>
          <w:b/>
          <w:bCs/>
          <w:sz w:val="22"/>
          <w:szCs w:val="22"/>
          <w:rPrChange w:id="627" w:author="Vin Hoey" w:date="2026-05-17T13:57:00Z" w16du:dateUtc="2026-05-17T18:57:00Z">
            <w:rPr>
              <w:rFonts w:ascii="Arial" w:hAnsi="Arial" w:cs="Arial"/>
              <w:sz w:val="22"/>
              <w:szCs w:val="22"/>
            </w:rPr>
          </w:rPrChange>
        </w:rPr>
      </w:pPr>
    </w:p>
    <w:p w14:paraId="4F3D8BC2" w14:textId="77777777" w:rsidR="00342D0C" w:rsidRPr="00797141" w:rsidRDefault="00342D0C" w:rsidP="00342D0C">
      <w:pPr>
        <w:spacing w:after="120"/>
        <w:rPr>
          <w:rFonts w:ascii="Arial" w:hAnsi="Arial" w:cs="Arial"/>
          <w:sz w:val="22"/>
          <w:szCs w:val="22"/>
        </w:rPr>
      </w:pPr>
    </w:p>
    <w:p w14:paraId="454827E0" w14:textId="77777777" w:rsidR="00797141" w:rsidRPr="00797141" w:rsidRDefault="00797141">
      <w:pPr>
        <w:rPr>
          <w:rFonts w:ascii="Arial" w:hAnsi="Arial" w:cs="Arial"/>
          <w:sz w:val="22"/>
          <w:szCs w:val="22"/>
        </w:rPr>
      </w:pPr>
    </w:p>
    <w:p w14:paraId="2D2ABAF0" w14:textId="77777777" w:rsidR="00933442" w:rsidRDefault="00933442"/>
    <w:p w14:paraId="034BEE1B" w14:textId="77777777" w:rsidR="00933442" w:rsidRDefault="00933442"/>
    <w:p w14:paraId="2450DDE5" w14:textId="77777777" w:rsidR="00933442" w:rsidRDefault="00933442"/>
    <w:p w14:paraId="10879EA4" w14:textId="77777777" w:rsidR="00933442" w:rsidRDefault="00933442"/>
    <w:p w14:paraId="62EE0AAF" w14:textId="69423CC5" w:rsidR="00933442" w:rsidRDefault="00933442"/>
    <w:sectPr w:rsidR="009334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91DEA"/>
    <w:multiLevelType w:val="hybridMultilevel"/>
    <w:tmpl w:val="A824E23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 w15:restartNumberingAfterBreak="0">
    <w:nsid w:val="1E251B4A"/>
    <w:multiLevelType w:val="multilevel"/>
    <w:tmpl w:val="5E8E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FE2D25"/>
    <w:multiLevelType w:val="hybridMultilevel"/>
    <w:tmpl w:val="6BDAFC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60A3950"/>
    <w:multiLevelType w:val="multilevel"/>
    <w:tmpl w:val="D7EE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6441A7"/>
    <w:multiLevelType w:val="multilevel"/>
    <w:tmpl w:val="D908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CD0A34"/>
    <w:multiLevelType w:val="hybridMultilevel"/>
    <w:tmpl w:val="59AA64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FDC1027"/>
    <w:multiLevelType w:val="hybridMultilevel"/>
    <w:tmpl w:val="C69006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0372DCB"/>
    <w:multiLevelType w:val="hybridMultilevel"/>
    <w:tmpl w:val="E9B08D7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8" w15:restartNumberingAfterBreak="0">
    <w:nsid w:val="75C97F1D"/>
    <w:multiLevelType w:val="multilevel"/>
    <w:tmpl w:val="9B86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DC365D"/>
    <w:multiLevelType w:val="multilevel"/>
    <w:tmpl w:val="8002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273092">
    <w:abstractNumId w:val="6"/>
  </w:num>
  <w:num w:numId="2" w16cid:durableId="177962153">
    <w:abstractNumId w:val="9"/>
  </w:num>
  <w:num w:numId="3" w16cid:durableId="376249058">
    <w:abstractNumId w:val="0"/>
  </w:num>
  <w:num w:numId="4" w16cid:durableId="230193112">
    <w:abstractNumId w:val="7"/>
  </w:num>
  <w:num w:numId="5" w16cid:durableId="761488354">
    <w:abstractNumId w:val="1"/>
  </w:num>
  <w:num w:numId="6" w16cid:durableId="140655088">
    <w:abstractNumId w:val="8"/>
  </w:num>
  <w:num w:numId="7" w16cid:durableId="1408922396">
    <w:abstractNumId w:val="4"/>
  </w:num>
  <w:num w:numId="8" w16cid:durableId="16977923">
    <w:abstractNumId w:val="5"/>
  </w:num>
  <w:num w:numId="9" w16cid:durableId="418407794">
    <w:abstractNumId w:val="3"/>
  </w:num>
  <w:num w:numId="10" w16cid:durableId="151376572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n Hoey">
    <w15:presenceInfo w15:providerId="Windows Live" w15:userId="65d1d2437252e2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4"/>
  <w:proofState w:spelling="clean" w:grammar="clean"/>
  <w:trackRevision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442"/>
    <w:rsid w:val="00011BD3"/>
    <w:rsid w:val="000136BE"/>
    <w:rsid w:val="0002081F"/>
    <w:rsid w:val="00026BB0"/>
    <w:rsid w:val="00037FD2"/>
    <w:rsid w:val="00057AB4"/>
    <w:rsid w:val="000A0E3F"/>
    <w:rsid w:val="000B2FDB"/>
    <w:rsid w:val="000B4F3F"/>
    <w:rsid w:val="000F1654"/>
    <w:rsid w:val="00110265"/>
    <w:rsid w:val="00137C84"/>
    <w:rsid w:val="00155C62"/>
    <w:rsid w:val="00156441"/>
    <w:rsid w:val="00194CF0"/>
    <w:rsid w:val="001A4E7E"/>
    <w:rsid w:val="001C7C1D"/>
    <w:rsid w:val="0021592B"/>
    <w:rsid w:val="00245BF4"/>
    <w:rsid w:val="00282E24"/>
    <w:rsid w:val="002850BA"/>
    <w:rsid w:val="002A2C7C"/>
    <w:rsid w:val="002B4707"/>
    <w:rsid w:val="002C45A3"/>
    <w:rsid w:val="002D6E92"/>
    <w:rsid w:val="002E3D03"/>
    <w:rsid w:val="00303C6E"/>
    <w:rsid w:val="00314DB0"/>
    <w:rsid w:val="00342D0C"/>
    <w:rsid w:val="00346D33"/>
    <w:rsid w:val="003824BF"/>
    <w:rsid w:val="00385163"/>
    <w:rsid w:val="003B6F9A"/>
    <w:rsid w:val="003D38F1"/>
    <w:rsid w:val="003D793B"/>
    <w:rsid w:val="003E15FD"/>
    <w:rsid w:val="003E7EB2"/>
    <w:rsid w:val="004135C5"/>
    <w:rsid w:val="00415885"/>
    <w:rsid w:val="00415EF6"/>
    <w:rsid w:val="00420652"/>
    <w:rsid w:val="00425EF4"/>
    <w:rsid w:val="0046681B"/>
    <w:rsid w:val="00472035"/>
    <w:rsid w:val="004767A7"/>
    <w:rsid w:val="00480AF5"/>
    <w:rsid w:val="004B3CEC"/>
    <w:rsid w:val="004E745D"/>
    <w:rsid w:val="0055483D"/>
    <w:rsid w:val="00571B9E"/>
    <w:rsid w:val="0058214E"/>
    <w:rsid w:val="005A0D10"/>
    <w:rsid w:val="005B26FD"/>
    <w:rsid w:val="005E6176"/>
    <w:rsid w:val="005F1F30"/>
    <w:rsid w:val="006068A4"/>
    <w:rsid w:val="0061565A"/>
    <w:rsid w:val="00617DF6"/>
    <w:rsid w:val="00666507"/>
    <w:rsid w:val="006778B5"/>
    <w:rsid w:val="006A303B"/>
    <w:rsid w:val="006C4D78"/>
    <w:rsid w:val="00705E44"/>
    <w:rsid w:val="00751D22"/>
    <w:rsid w:val="00782872"/>
    <w:rsid w:val="00792CC8"/>
    <w:rsid w:val="00794E27"/>
    <w:rsid w:val="00797141"/>
    <w:rsid w:val="007F1820"/>
    <w:rsid w:val="007F24C3"/>
    <w:rsid w:val="008026BC"/>
    <w:rsid w:val="00830D09"/>
    <w:rsid w:val="00843460"/>
    <w:rsid w:val="00850B46"/>
    <w:rsid w:val="00853008"/>
    <w:rsid w:val="00860E15"/>
    <w:rsid w:val="00861556"/>
    <w:rsid w:val="00861E8E"/>
    <w:rsid w:val="00862C4A"/>
    <w:rsid w:val="00864B12"/>
    <w:rsid w:val="008A253B"/>
    <w:rsid w:val="008A300E"/>
    <w:rsid w:val="008B2980"/>
    <w:rsid w:val="008B3674"/>
    <w:rsid w:val="008C0914"/>
    <w:rsid w:val="008D24BF"/>
    <w:rsid w:val="00906871"/>
    <w:rsid w:val="00913DE8"/>
    <w:rsid w:val="00933442"/>
    <w:rsid w:val="00936D9D"/>
    <w:rsid w:val="009535A7"/>
    <w:rsid w:val="009540E1"/>
    <w:rsid w:val="0095464F"/>
    <w:rsid w:val="00965E38"/>
    <w:rsid w:val="00992ADF"/>
    <w:rsid w:val="00995C50"/>
    <w:rsid w:val="009B1D33"/>
    <w:rsid w:val="009B363C"/>
    <w:rsid w:val="009C458E"/>
    <w:rsid w:val="009D2DD8"/>
    <w:rsid w:val="009F7081"/>
    <w:rsid w:val="00A60482"/>
    <w:rsid w:val="00A7181E"/>
    <w:rsid w:val="00A82A68"/>
    <w:rsid w:val="00A86B70"/>
    <w:rsid w:val="00AA4F6F"/>
    <w:rsid w:val="00AE6C07"/>
    <w:rsid w:val="00AF556A"/>
    <w:rsid w:val="00B34E74"/>
    <w:rsid w:val="00B366CF"/>
    <w:rsid w:val="00B51CCA"/>
    <w:rsid w:val="00B70F31"/>
    <w:rsid w:val="00B86C0C"/>
    <w:rsid w:val="00B93991"/>
    <w:rsid w:val="00BA6E27"/>
    <w:rsid w:val="00BD278D"/>
    <w:rsid w:val="00BD5EBE"/>
    <w:rsid w:val="00BF3DA1"/>
    <w:rsid w:val="00C1567C"/>
    <w:rsid w:val="00C260D8"/>
    <w:rsid w:val="00C33CC8"/>
    <w:rsid w:val="00C72982"/>
    <w:rsid w:val="00C74F5E"/>
    <w:rsid w:val="00C75809"/>
    <w:rsid w:val="00C76132"/>
    <w:rsid w:val="00C83F69"/>
    <w:rsid w:val="00C95D9B"/>
    <w:rsid w:val="00CB1784"/>
    <w:rsid w:val="00CD1CC8"/>
    <w:rsid w:val="00CE29AA"/>
    <w:rsid w:val="00D051CA"/>
    <w:rsid w:val="00D263DF"/>
    <w:rsid w:val="00D430D7"/>
    <w:rsid w:val="00D452F4"/>
    <w:rsid w:val="00D817BA"/>
    <w:rsid w:val="00D8424B"/>
    <w:rsid w:val="00D87D27"/>
    <w:rsid w:val="00D91B78"/>
    <w:rsid w:val="00DD0E8B"/>
    <w:rsid w:val="00E15F7E"/>
    <w:rsid w:val="00E25331"/>
    <w:rsid w:val="00E52946"/>
    <w:rsid w:val="00E56C53"/>
    <w:rsid w:val="00E60ED2"/>
    <w:rsid w:val="00E61D5E"/>
    <w:rsid w:val="00E64F2E"/>
    <w:rsid w:val="00E670F5"/>
    <w:rsid w:val="00E74373"/>
    <w:rsid w:val="00E905A5"/>
    <w:rsid w:val="00E962D4"/>
    <w:rsid w:val="00EB7F43"/>
    <w:rsid w:val="00EE1E8B"/>
    <w:rsid w:val="00EF4A5D"/>
    <w:rsid w:val="00F02D80"/>
    <w:rsid w:val="00F1093D"/>
    <w:rsid w:val="00F179C8"/>
    <w:rsid w:val="00F341F3"/>
    <w:rsid w:val="00F345BD"/>
    <w:rsid w:val="00F65151"/>
    <w:rsid w:val="00F66024"/>
    <w:rsid w:val="00F7244D"/>
    <w:rsid w:val="00F80E35"/>
    <w:rsid w:val="00F903A2"/>
    <w:rsid w:val="00FA2117"/>
    <w:rsid w:val="00FA5057"/>
    <w:rsid w:val="00FA79DA"/>
    <w:rsid w:val="00FB28BB"/>
    <w:rsid w:val="00FC2DD2"/>
    <w:rsid w:val="00FE00DF"/>
    <w:rsid w:val="00FE25E5"/>
    <w:rsid w:val="00FF4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23E5F"/>
  <w15:chartTrackingRefBased/>
  <w15:docId w15:val="{D97FE703-3B29-405A-915C-089BFDAC9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5A7"/>
  </w:style>
  <w:style w:type="paragraph" w:styleId="Heading1">
    <w:name w:val="heading 1"/>
    <w:basedOn w:val="Normal"/>
    <w:next w:val="Normal"/>
    <w:link w:val="Heading1Char"/>
    <w:uiPriority w:val="9"/>
    <w:qFormat/>
    <w:rsid w:val="00933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3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4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4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4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4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33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442"/>
    <w:rPr>
      <w:rFonts w:eastAsiaTheme="majorEastAsia" w:cstheme="majorBidi"/>
      <w:color w:val="272727" w:themeColor="text1" w:themeTint="D8"/>
    </w:rPr>
  </w:style>
  <w:style w:type="paragraph" w:styleId="Title">
    <w:name w:val="Title"/>
    <w:basedOn w:val="Normal"/>
    <w:next w:val="Normal"/>
    <w:link w:val="TitleChar"/>
    <w:uiPriority w:val="10"/>
    <w:qFormat/>
    <w:rsid w:val="009334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442"/>
    <w:pPr>
      <w:numPr>
        <w:ilvl w:val="1"/>
      </w:numPr>
      <w:spacing w:after="160"/>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4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3442"/>
    <w:rPr>
      <w:i/>
      <w:iCs/>
      <w:color w:val="404040" w:themeColor="text1" w:themeTint="BF"/>
    </w:rPr>
  </w:style>
  <w:style w:type="paragraph" w:styleId="ListParagraph">
    <w:name w:val="List Paragraph"/>
    <w:basedOn w:val="Normal"/>
    <w:uiPriority w:val="34"/>
    <w:qFormat/>
    <w:rsid w:val="00933442"/>
    <w:pPr>
      <w:ind w:left="720"/>
      <w:contextualSpacing/>
    </w:pPr>
  </w:style>
  <w:style w:type="character" w:styleId="IntenseEmphasis">
    <w:name w:val="Intense Emphasis"/>
    <w:basedOn w:val="DefaultParagraphFont"/>
    <w:uiPriority w:val="21"/>
    <w:qFormat/>
    <w:rsid w:val="00933442"/>
    <w:rPr>
      <w:i/>
      <w:iCs/>
      <w:color w:val="0F4761" w:themeColor="accent1" w:themeShade="BF"/>
    </w:rPr>
  </w:style>
  <w:style w:type="paragraph" w:styleId="IntenseQuote">
    <w:name w:val="Intense Quote"/>
    <w:basedOn w:val="Normal"/>
    <w:next w:val="Normal"/>
    <w:link w:val="IntenseQuoteChar"/>
    <w:uiPriority w:val="30"/>
    <w:qFormat/>
    <w:rsid w:val="00933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442"/>
    <w:rPr>
      <w:i/>
      <w:iCs/>
      <w:color w:val="0F4761" w:themeColor="accent1" w:themeShade="BF"/>
    </w:rPr>
  </w:style>
  <w:style w:type="character" w:styleId="IntenseReference">
    <w:name w:val="Intense Reference"/>
    <w:basedOn w:val="DefaultParagraphFont"/>
    <w:uiPriority w:val="32"/>
    <w:qFormat/>
    <w:rsid w:val="00933442"/>
    <w:rPr>
      <w:b/>
      <w:bCs/>
      <w:smallCaps/>
      <w:color w:val="0F4761" w:themeColor="accent1" w:themeShade="BF"/>
      <w:spacing w:val="5"/>
    </w:rPr>
  </w:style>
  <w:style w:type="character" w:styleId="Hyperlink">
    <w:name w:val="Hyperlink"/>
    <w:basedOn w:val="DefaultParagraphFont"/>
    <w:uiPriority w:val="99"/>
    <w:unhideWhenUsed/>
    <w:rsid w:val="00933442"/>
    <w:rPr>
      <w:color w:val="467886" w:themeColor="hyperlink"/>
      <w:u w:val="single"/>
    </w:rPr>
  </w:style>
  <w:style w:type="character" w:styleId="UnresolvedMention">
    <w:name w:val="Unresolved Mention"/>
    <w:basedOn w:val="DefaultParagraphFont"/>
    <w:uiPriority w:val="99"/>
    <w:semiHidden/>
    <w:unhideWhenUsed/>
    <w:rsid w:val="00933442"/>
    <w:rPr>
      <w:color w:val="605E5C"/>
      <w:shd w:val="clear" w:color="auto" w:fill="E1DFDD"/>
    </w:rPr>
  </w:style>
  <w:style w:type="paragraph" w:styleId="Revision">
    <w:name w:val="Revision"/>
    <w:hidden/>
    <w:uiPriority w:val="99"/>
    <w:semiHidden/>
    <w:rsid w:val="00303C6E"/>
    <w:pPr>
      <w:ind w:left="0"/>
    </w:pPr>
  </w:style>
  <w:style w:type="character" w:styleId="FollowedHyperlink">
    <w:name w:val="FollowedHyperlink"/>
    <w:basedOn w:val="DefaultParagraphFont"/>
    <w:uiPriority w:val="99"/>
    <w:semiHidden/>
    <w:unhideWhenUsed/>
    <w:rsid w:val="00C7613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4hinitiative.org/job-seekers-apply-for-employment-opportun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4hinitiative.org/apply-for-paid-training/" TargetMode="External"/><Relationship Id="rId5" Type="http://schemas.openxmlformats.org/officeDocument/2006/relationships/hyperlink" Target="https://e4hinitiative.org/support-our-mission-sponsorship-partnership-for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1</Pages>
  <Words>2562</Words>
  <Characters>14606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 Hoey</dc:creator>
  <cp:keywords/>
  <dc:description/>
  <cp:lastModifiedBy>Vin Hoey</cp:lastModifiedBy>
  <cp:revision>177</cp:revision>
  <dcterms:created xsi:type="dcterms:W3CDTF">2026-05-17T17:56:00Z</dcterms:created>
  <dcterms:modified xsi:type="dcterms:W3CDTF">2026-05-17T22:24:00Z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6a71ff37-8990-404e-9092-9127cd762be2</vt:lpwstr>
  </property>
</Properties>
</file>
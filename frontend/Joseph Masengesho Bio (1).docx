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FB5B1" w14:textId="6DBD8E06" w:rsidR="00151057" w:rsidRPr="004C252E" w:rsidRDefault="00151057" w:rsidP="00151057">
      <w:pPr>
        <w:rPr>
          <w:rFonts w:ascii="Times New Roman" w:hAnsi="Times New Roman" w:cs="Times New Roman"/>
          <w:b/>
          <w:bCs/>
        </w:rPr>
      </w:pPr>
      <w:r w:rsidRPr="004C252E">
        <w:rPr>
          <w:rFonts w:ascii="Times New Roman" w:hAnsi="Times New Roman" w:cs="Times New Roman"/>
          <w:b/>
          <w:bCs/>
        </w:rPr>
        <w:t>Joseph</w:t>
      </w:r>
      <w:ins w:id="0" w:author="Joseph Masengesho" w:date="2026-05-04T12:25:00Z">
        <w:r w:rsidR="00ED42A4">
          <w:rPr>
            <w:rFonts w:ascii="Times New Roman" w:hAnsi="Times New Roman" w:cs="Times New Roman"/>
            <w:b/>
            <w:bCs/>
          </w:rPr>
          <w:t xml:space="preserve"> Mboneza</w:t>
        </w:r>
      </w:ins>
      <w:r w:rsidRPr="004C252E">
        <w:rPr>
          <w:rFonts w:ascii="Times New Roman" w:hAnsi="Times New Roman" w:cs="Times New Roman"/>
          <w:b/>
          <w:bCs/>
        </w:rPr>
        <w:t xml:space="preserve"> Masengesho, MBA</w:t>
      </w:r>
    </w:p>
    <w:p w14:paraId="3A7A027F" w14:textId="77777777" w:rsidR="00151057" w:rsidRPr="004C252E" w:rsidRDefault="00151057" w:rsidP="00151057">
      <w:pPr>
        <w:rPr>
          <w:rFonts w:ascii="Times New Roman" w:hAnsi="Times New Roman" w:cs="Times New Roman"/>
          <w:b/>
          <w:bCs/>
        </w:rPr>
      </w:pPr>
      <w:r w:rsidRPr="004C252E">
        <w:rPr>
          <w:rFonts w:ascii="Times New Roman" w:hAnsi="Times New Roman" w:cs="Times New Roman"/>
          <w:b/>
          <w:bCs/>
        </w:rPr>
        <w:t>Board Member</w:t>
      </w:r>
    </w:p>
    <w:p w14:paraId="75BE88A4" w14:textId="77777777" w:rsidR="00151057" w:rsidRPr="004C252E" w:rsidRDefault="00151057" w:rsidP="00151057">
      <w:pPr>
        <w:rPr>
          <w:rFonts w:ascii="Times New Roman" w:hAnsi="Times New Roman" w:cs="Times New Roman"/>
          <w:b/>
          <w:bCs/>
          <w:i/>
          <w:iCs/>
        </w:rPr>
      </w:pPr>
      <w:r w:rsidRPr="004C252E">
        <w:rPr>
          <w:rFonts w:ascii="Times New Roman" w:hAnsi="Times New Roman" w:cs="Times New Roman"/>
          <w:b/>
          <w:bCs/>
        </w:rPr>
        <w:t xml:space="preserve">Role &amp; Impact  </w:t>
      </w:r>
    </w:p>
    <w:p w14:paraId="298CF8DC" w14:textId="77777777" w:rsidR="00151057" w:rsidRPr="004C252E" w:rsidRDefault="00151057" w:rsidP="00151057">
      <w:pPr>
        <w:rPr>
          <w:rFonts w:ascii="Times New Roman" w:hAnsi="Times New Roman" w:cs="Times New Roman"/>
          <w:b/>
          <w:bCs/>
        </w:rPr>
      </w:pPr>
    </w:p>
    <w:p w14:paraId="2033DE60" w14:textId="269F4AC2" w:rsidR="00151057" w:rsidRPr="004C252E" w:rsidRDefault="00151057" w:rsidP="00151057">
      <w:pPr>
        <w:rPr>
          <w:rFonts w:ascii="Times New Roman" w:hAnsi="Times New Roman" w:cs="Times New Roman"/>
        </w:rPr>
      </w:pPr>
      <w:r w:rsidRPr="004C252E">
        <w:rPr>
          <w:rFonts w:ascii="Times New Roman" w:hAnsi="Times New Roman" w:cs="Times New Roman"/>
        </w:rPr>
        <w:t xml:space="preserve">Joseph </w:t>
      </w:r>
      <w:ins w:id="1" w:author="Joseph Masengesho" w:date="2026-05-04T12:25:00Z">
        <w:r w:rsidR="00ED42A4">
          <w:rPr>
            <w:rFonts w:ascii="Times New Roman" w:hAnsi="Times New Roman" w:cs="Times New Roman"/>
          </w:rPr>
          <w:t xml:space="preserve">Mboneza </w:t>
        </w:r>
      </w:ins>
      <w:bookmarkStart w:id="2" w:name="_GoBack"/>
      <w:bookmarkEnd w:id="2"/>
      <w:r w:rsidRPr="004C252E">
        <w:rPr>
          <w:rFonts w:ascii="Times New Roman" w:hAnsi="Times New Roman" w:cs="Times New Roman"/>
        </w:rPr>
        <w:t>Masengesho is an experienced project management professional with an MBA and 14 years of experience advancing youth employment, entrepreneurship</w:t>
      </w:r>
      <w:ins w:id="3" w:author="Joseph Masengesho" w:date="2026-05-04T12:10:00Z">
        <w:r w:rsidR="004A63C8">
          <w:rPr>
            <w:rFonts w:ascii="Times New Roman" w:hAnsi="Times New Roman" w:cs="Times New Roman"/>
          </w:rPr>
          <w:t xml:space="preserve"> and</w:t>
        </w:r>
      </w:ins>
      <w:del w:id="4" w:author="Joseph Masengesho" w:date="2026-05-04T12:10:00Z">
        <w:r w:rsidRPr="004C252E" w:rsidDel="004A63C8">
          <w:rPr>
            <w:rFonts w:ascii="Times New Roman" w:hAnsi="Times New Roman" w:cs="Times New Roman"/>
          </w:rPr>
          <w:delText>,</w:delText>
        </w:r>
      </w:del>
      <w:ins w:id="5" w:author="Joseph Masengesho" w:date="2026-05-04T12:09:00Z">
        <w:r w:rsidR="004A63C8">
          <w:rPr>
            <w:rFonts w:ascii="Times New Roman" w:hAnsi="Times New Roman" w:cs="Times New Roman"/>
          </w:rPr>
          <w:t xml:space="preserve"> pr</w:t>
        </w:r>
      </w:ins>
      <w:ins w:id="6" w:author="Joseph Masengesho" w:date="2026-05-04T12:10:00Z">
        <w:r w:rsidR="004A63C8">
          <w:rPr>
            <w:rFonts w:ascii="Times New Roman" w:hAnsi="Times New Roman" w:cs="Times New Roman"/>
          </w:rPr>
          <w:t xml:space="preserve">ivate sector engagement </w:t>
        </w:r>
      </w:ins>
      <w:del w:id="7" w:author="Joseph Masengesho" w:date="2026-05-04T12:10:00Z">
        <w:r w:rsidRPr="004C252E" w:rsidDel="004A63C8">
          <w:rPr>
            <w:rFonts w:ascii="Times New Roman" w:hAnsi="Times New Roman" w:cs="Times New Roman"/>
          </w:rPr>
          <w:delText xml:space="preserve"> and </w:delText>
        </w:r>
      </w:del>
      <w:del w:id="8" w:author="Joseph Masengesho" w:date="2026-05-04T12:12:00Z">
        <w:r w:rsidRPr="004C252E" w:rsidDel="004A63C8">
          <w:rPr>
            <w:rFonts w:ascii="Times New Roman" w:hAnsi="Times New Roman" w:cs="Times New Roman"/>
          </w:rPr>
          <w:delText>vocational</w:delText>
        </w:r>
      </w:del>
      <w:ins w:id="9" w:author="Joseph Masengesho" w:date="2026-05-04T12:12:00Z">
        <w:r w:rsidR="004A63C8">
          <w:rPr>
            <w:rFonts w:ascii="Times New Roman" w:hAnsi="Times New Roman" w:cs="Times New Roman"/>
          </w:rPr>
          <w:t>in</w:t>
        </w:r>
        <w:r w:rsidR="004A63C8" w:rsidRPr="004C252E">
          <w:rPr>
            <w:rFonts w:ascii="Times New Roman" w:hAnsi="Times New Roman" w:cs="Times New Roman"/>
          </w:rPr>
          <w:t xml:space="preserve"> vocational</w:t>
        </w:r>
      </w:ins>
      <w:r w:rsidRPr="004C252E">
        <w:rPr>
          <w:rFonts w:ascii="Times New Roman" w:hAnsi="Times New Roman" w:cs="Times New Roman"/>
        </w:rPr>
        <w:t xml:space="preserve"> skills development across Rwanda. His work with leading international development agencies—including </w:t>
      </w:r>
      <w:del w:id="10" w:author="Joseph Masengesho" w:date="2026-05-04T12:16:00Z">
        <w:r w:rsidRPr="004C252E" w:rsidDel="004A63C8">
          <w:rPr>
            <w:rFonts w:ascii="Times New Roman" w:hAnsi="Times New Roman" w:cs="Times New Roman"/>
          </w:rPr>
          <w:delText>AFD</w:delText>
        </w:r>
      </w:del>
      <w:r w:rsidRPr="004C252E">
        <w:rPr>
          <w:rFonts w:ascii="Times New Roman" w:hAnsi="Times New Roman" w:cs="Times New Roman"/>
        </w:rPr>
        <w:t>/Expertise France</w:t>
      </w:r>
      <w:ins w:id="11" w:author="Joseph Masengesho" w:date="2026-05-04T12:16:00Z">
        <w:r w:rsidR="004A63C8">
          <w:rPr>
            <w:rFonts w:ascii="Times New Roman" w:hAnsi="Times New Roman" w:cs="Times New Roman"/>
          </w:rPr>
          <w:t>/AFD Group</w:t>
        </w:r>
      </w:ins>
      <w:r w:rsidRPr="004C252E">
        <w:rPr>
          <w:rFonts w:ascii="Times New Roman" w:hAnsi="Times New Roman" w:cs="Times New Roman"/>
        </w:rPr>
        <w:t xml:space="preserve">, APEFE, and DOT Rwanda—has focused on empowering </w:t>
      </w:r>
      <w:del w:id="12" w:author="Joseph Masengesho" w:date="2026-05-04T12:14:00Z">
        <w:r w:rsidRPr="004C252E" w:rsidDel="004A63C8">
          <w:rPr>
            <w:rFonts w:ascii="Times New Roman" w:hAnsi="Times New Roman" w:cs="Times New Roman"/>
          </w:rPr>
          <w:delText xml:space="preserve">vulnerable </w:delText>
        </w:r>
      </w:del>
      <w:ins w:id="13" w:author="Joseph Masengesho" w:date="2026-05-04T12:14:00Z">
        <w:r w:rsidR="004A63C8">
          <w:rPr>
            <w:rFonts w:ascii="Times New Roman" w:hAnsi="Times New Roman" w:cs="Times New Roman"/>
          </w:rPr>
          <w:t>disadvantaged</w:t>
        </w:r>
        <w:r w:rsidR="004A63C8" w:rsidRPr="004C252E">
          <w:rPr>
            <w:rFonts w:ascii="Times New Roman" w:hAnsi="Times New Roman" w:cs="Times New Roman"/>
          </w:rPr>
          <w:t xml:space="preserve"> </w:t>
        </w:r>
      </w:ins>
      <w:r w:rsidRPr="004C252E">
        <w:rPr>
          <w:rFonts w:ascii="Times New Roman" w:hAnsi="Times New Roman" w:cs="Times New Roman"/>
        </w:rPr>
        <w:t xml:space="preserve">youth, women, and people with disabilities through TVET training, dual apprenticeship systems, and private-sector–driven job creation. </w:t>
      </w:r>
    </w:p>
    <w:p w14:paraId="00E6C32C" w14:textId="77777777" w:rsidR="00151057" w:rsidRPr="004C252E" w:rsidRDefault="00151057" w:rsidP="00151057">
      <w:pPr>
        <w:rPr>
          <w:rFonts w:ascii="Times New Roman" w:hAnsi="Times New Roman" w:cs="Times New Roman"/>
        </w:rPr>
      </w:pPr>
    </w:p>
    <w:p w14:paraId="2FDA2E9A" w14:textId="77777777" w:rsidR="00151057" w:rsidRPr="004C252E" w:rsidRDefault="00151057" w:rsidP="00151057">
      <w:pPr>
        <w:rPr>
          <w:rFonts w:ascii="Times New Roman" w:hAnsi="Times New Roman" w:cs="Times New Roman"/>
        </w:rPr>
      </w:pPr>
      <w:r w:rsidRPr="004C252E">
        <w:rPr>
          <w:rFonts w:ascii="Times New Roman" w:hAnsi="Times New Roman" w:cs="Times New Roman"/>
        </w:rPr>
        <w:t xml:space="preserve">Joseph has coordinated multi-stakeholder programs that strengthen TVET–industry collaboration, build the capacity of trainers and SMEs, and expand access to skills training and workplace integration for disadvantaged groups. He has led teams, managed project resources, and delivered large-scale training initiatives that have equipped thousands of young people with practical skills for employment and entrepreneurship. </w:t>
      </w:r>
    </w:p>
    <w:p w14:paraId="603A8596" w14:textId="77777777" w:rsidR="00151057" w:rsidRPr="004C252E" w:rsidRDefault="00151057" w:rsidP="00151057">
      <w:pPr>
        <w:rPr>
          <w:rFonts w:ascii="Times New Roman" w:hAnsi="Times New Roman" w:cs="Times New Roman"/>
        </w:rPr>
      </w:pPr>
    </w:p>
    <w:p w14:paraId="4023C750" w14:textId="77777777" w:rsidR="00151057" w:rsidRPr="004C252E" w:rsidRDefault="00151057" w:rsidP="00151057">
      <w:pPr>
        <w:rPr>
          <w:rFonts w:ascii="Times New Roman" w:hAnsi="Times New Roman" w:cs="Times New Roman"/>
        </w:rPr>
      </w:pPr>
      <w:r w:rsidRPr="004C252E">
        <w:rPr>
          <w:rFonts w:ascii="Times New Roman" w:hAnsi="Times New Roman" w:cs="Times New Roman"/>
        </w:rPr>
        <w:t xml:space="preserve">Currently serving in Rwanda as Manager for Entrepreneurship, Employment, and Private Sector Engagement under the </w:t>
      </w:r>
      <w:del w:id="14" w:author="Joseph Masengesho" w:date="2026-05-04T12:15:00Z">
        <w:r w:rsidRPr="004C252E" w:rsidDel="004A63C8">
          <w:rPr>
            <w:rFonts w:ascii="Times New Roman" w:hAnsi="Times New Roman" w:cs="Times New Roman"/>
          </w:rPr>
          <w:delText>AFD/</w:delText>
        </w:r>
      </w:del>
      <w:r w:rsidRPr="004C252E">
        <w:rPr>
          <w:rFonts w:ascii="Times New Roman" w:hAnsi="Times New Roman" w:cs="Times New Roman"/>
        </w:rPr>
        <w:t xml:space="preserve">Expertise France AFTER I &amp; II Projects, Joseph oversees the design and implementation of workforce development interventions, employer engagement strategies, and capacity-building programs for national TVET institutions. </w:t>
      </w:r>
    </w:p>
    <w:p w14:paraId="37A214F1" w14:textId="77777777" w:rsidR="00151057" w:rsidRPr="004C252E" w:rsidRDefault="00151057" w:rsidP="00151057">
      <w:pPr>
        <w:rPr>
          <w:rFonts w:ascii="Times New Roman" w:hAnsi="Times New Roman" w:cs="Times New Roman"/>
        </w:rPr>
      </w:pPr>
    </w:p>
    <w:p w14:paraId="600A22F6" w14:textId="10BCDE27" w:rsidR="00151057" w:rsidRPr="004C252E" w:rsidRDefault="00151057" w:rsidP="00151057">
      <w:pPr>
        <w:rPr>
          <w:rFonts w:ascii="Times New Roman" w:hAnsi="Times New Roman" w:cs="Times New Roman"/>
        </w:rPr>
      </w:pPr>
      <w:r w:rsidRPr="004C252E">
        <w:rPr>
          <w:rFonts w:ascii="Times New Roman" w:hAnsi="Times New Roman" w:cs="Times New Roman"/>
        </w:rPr>
        <w:t>As an Engineers4</w:t>
      </w:r>
      <w:del w:id="15" w:author="Joseph Masengesho" w:date="2026-05-04T12:16:00Z">
        <w:r w:rsidRPr="004C252E" w:rsidDel="004A63C8">
          <w:rPr>
            <w:rFonts w:ascii="Times New Roman" w:hAnsi="Times New Roman" w:cs="Times New Roman"/>
          </w:rPr>
          <w:delText>Humanity,Board</w:delText>
        </w:r>
      </w:del>
      <w:ins w:id="16" w:author="Joseph Masengesho" w:date="2026-05-04T12:16:00Z">
        <w:r w:rsidR="004A63C8" w:rsidRPr="004C252E">
          <w:rPr>
            <w:rFonts w:ascii="Times New Roman" w:hAnsi="Times New Roman" w:cs="Times New Roman"/>
          </w:rPr>
          <w:t>Humanity, Board</w:t>
        </w:r>
      </w:ins>
      <w:r w:rsidRPr="004C252E">
        <w:rPr>
          <w:rFonts w:ascii="Times New Roman" w:hAnsi="Times New Roman" w:cs="Times New Roman"/>
        </w:rPr>
        <w:t xml:space="preserve"> Member of  Joseph brings deep expertise in vocational training systems, youth workforce development, and inclusive job creation. His leadership strengthens Engineers4Humanity's mission to equip refugees and host communities with market-relevant skills, expand pathways to dignified employment, and build resilient livelihoods through engineering and technical education.</w:t>
      </w:r>
    </w:p>
    <w:p w14:paraId="7FEC2728" w14:textId="77777777" w:rsidR="00151057" w:rsidRPr="004C252E" w:rsidRDefault="00151057" w:rsidP="00151057">
      <w:pPr>
        <w:rPr>
          <w:rFonts w:ascii="Times New Roman" w:hAnsi="Times New Roman" w:cs="Times New Roman"/>
        </w:rPr>
      </w:pPr>
    </w:p>
    <w:p w14:paraId="04211A79" w14:textId="77777777" w:rsidR="00151057" w:rsidRDefault="00151057"/>
    <w:sectPr w:rsidR="00151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seph Masengesho">
    <w15:presenceInfo w15:providerId="Windows Live" w15:userId="6525c7a83a4870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057"/>
    <w:rsid w:val="00151057"/>
    <w:rsid w:val="00163B7D"/>
    <w:rsid w:val="004A63C8"/>
    <w:rsid w:val="00ED42A4"/>
    <w:rsid w:val="00FB0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4E277"/>
  <w15:chartTrackingRefBased/>
  <w15:docId w15:val="{73A7927A-590C-453E-9B5A-C45BA1D34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1057"/>
    <w:pPr>
      <w:spacing w:after="0" w:line="240" w:lineRule="auto"/>
      <w:ind w:left="360"/>
    </w:pPr>
  </w:style>
  <w:style w:type="paragraph" w:styleId="Heading1">
    <w:name w:val="heading 1"/>
    <w:basedOn w:val="Normal"/>
    <w:next w:val="Normal"/>
    <w:link w:val="Heading1Char"/>
    <w:uiPriority w:val="9"/>
    <w:qFormat/>
    <w:rsid w:val="00151057"/>
    <w:pPr>
      <w:keepNext/>
      <w:keepLines/>
      <w:spacing w:before="360" w:after="80" w:line="278" w:lineRule="auto"/>
      <w:ind w:left="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057"/>
    <w:pPr>
      <w:keepNext/>
      <w:keepLines/>
      <w:spacing w:before="160" w:after="80" w:line="278" w:lineRule="auto"/>
      <w:ind w:left="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057"/>
    <w:pPr>
      <w:keepNext/>
      <w:keepLines/>
      <w:spacing w:before="160" w:after="80" w:line="278" w:lineRule="auto"/>
      <w:ind w:left="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057"/>
    <w:pPr>
      <w:keepNext/>
      <w:keepLines/>
      <w:spacing w:before="80" w:after="40" w:line="278" w:lineRule="auto"/>
      <w:ind w:left="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057"/>
    <w:pPr>
      <w:keepNext/>
      <w:keepLines/>
      <w:spacing w:before="80" w:after="40" w:line="278" w:lineRule="auto"/>
      <w:ind w:left="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057"/>
    <w:pPr>
      <w:keepNext/>
      <w:keepLines/>
      <w:spacing w:before="40" w:line="278" w:lineRule="auto"/>
      <w:ind w:left="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057"/>
    <w:pPr>
      <w:keepNext/>
      <w:keepLines/>
      <w:spacing w:before="40" w:line="278" w:lineRule="auto"/>
      <w:ind w:left="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057"/>
    <w:pPr>
      <w:keepNext/>
      <w:keepLines/>
      <w:spacing w:line="278" w:lineRule="auto"/>
      <w:ind w:left="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057"/>
    <w:pPr>
      <w:keepNext/>
      <w:keepLines/>
      <w:spacing w:line="278" w:lineRule="auto"/>
      <w:ind w:left="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057"/>
    <w:rPr>
      <w:rFonts w:eastAsiaTheme="majorEastAsia" w:cstheme="majorBidi"/>
      <w:color w:val="272727" w:themeColor="text1" w:themeTint="D8"/>
    </w:rPr>
  </w:style>
  <w:style w:type="paragraph" w:styleId="Title">
    <w:name w:val="Title"/>
    <w:basedOn w:val="Normal"/>
    <w:next w:val="Normal"/>
    <w:link w:val="TitleChar"/>
    <w:uiPriority w:val="10"/>
    <w:qFormat/>
    <w:rsid w:val="00151057"/>
    <w:pPr>
      <w:spacing w:after="80"/>
      <w:ind w:left="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057"/>
    <w:pPr>
      <w:numPr>
        <w:ilvl w:val="1"/>
      </w:numPr>
      <w:spacing w:after="160" w:line="278" w:lineRule="auto"/>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057"/>
    <w:pPr>
      <w:spacing w:before="160" w:after="160" w:line="278" w:lineRule="auto"/>
      <w:ind w:left="0"/>
      <w:jc w:val="center"/>
    </w:pPr>
    <w:rPr>
      <w:i/>
      <w:iCs/>
      <w:color w:val="404040" w:themeColor="text1" w:themeTint="BF"/>
    </w:rPr>
  </w:style>
  <w:style w:type="character" w:customStyle="1" w:styleId="QuoteChar">
    <w:name w:val="Quote Char"/>
    <w:basedOn w:val="DefaultParagraphFont"/>
    <w:link w:val="Quote"/>
    <w:uiPriority w:val="29"/>
    <w:rsid w:val="00151057"/>
    <w:rPr>
      <w:i/>
      <w:iCs/>
      <w:color w:val="404040" w:themeColor="text1" w:themeTint="BF"/>
    </w:rPr>
  </w:style>
  <w:style w:type="paragraph" w:styleId="ListParagraph">
    <w:name w:val="List Paragraph"/>
    <w:basedOn w:val="Normal"/>
    <w:uiPriority w:val="34"/>
    <w:qFormat/>
    <w:rsid w:val="00151057"/>
    <w:pPr>
      <w:spacing w:after="160" w:line="278" w:lineRule="auto"/>
      <w:ind w:left="720"/>
      <w:contextualSpacing/>
    </w:pPr>
  </w:style>
  <w:style w:type="character" w:styleId="IntenseEmphasis">
    <w:name w:val="Intense Emphasis"/>
    <w:basedOn w:val="DefaultParagraphFont"/>
    <w:uiPriority w:val="21"/>
    <w:qFormat/>
    <w:rsid w:val="00151057"/>
    <w:rPr>
      <w:i/>
      <w:iCs/>
      <w:color w:val="0F4761" w:themeColor="accent1" w:themeShade="BF"/>
    </w:rPr>
  </w:style>
  <w:style w:type="paragraph" w:styleId="IntenseQuote">
    <w:name w:val="Intense Quote"/>
    <w:basedOn w:val="Normal"/>
    <w:next w:val="Normal"/>
    <w:link w:val="IntenseQuoteChar"/>
    <w:uiPriority w:val="30"/>
    <w:qFormat/>
    <w:rsid w:val="0015105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057"/>
    <w:rPr>
      <w:i/>
      <w:iCs/>
      <w:color w:val="0F4761" w:themeColor="accent1" w:themeShade="BF"/>
    </w:rPr>
  </w:style>
  <w:style w:type="character" w:styleId="IntenseReference">
    <w:name w:val="Intense Reference"/>
    <w:basedOn w:val="DefaultParagraphFont"/>
    <w:uiPriority w:val="32"/>
    <w:qFormat/>
    <w:rsid w:val="001510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KAMANZI</dc:creator>
  <cp:keywords/>
  <dc:description/>
  <cp:lastModifiedBy>Joseph Masengesho</cp:lastModifiedBy>
  <cp:revision>4</cp:revision>
  <dcterms:created xsi:type="dcterms:W3CDTF">2026-05-04T10:21:00Z</dcterms:created>
  <dcterms:modified xsi:type="dcterms:W3CDTF">2026-05-04T10:25:00Z</dcterms:modified>
</cp:coreProperties>
</file>
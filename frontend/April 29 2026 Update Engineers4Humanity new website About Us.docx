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C6B73" w14:textId="77777777" w:rsidR="00D67E0B" w:rsidRPr="009D37C4" w:rsidRDefault="00D67E0B" w:rsidP="00101D5F">
      <w:pPr>
        <w:rPr>
          <w:rFonts w:ascii="Times New Roman" w:hAnsi="Times New Roman" w:cs="Times New Roman"/>
          <w:b/>
          <w:bCs/>
          <w:color w:val="0033CC"/>
          <w:sz w:val="22"/>
          <w:szCs w:val="22"/>
        </w:rPr>
      </w:pPr>
    </w:p>
    <w:p w14:paraId="40F16D75" w14:textId="4BB67C3B" w:rsidR="00D67E0B" w:rsidRPr="009D37C4" w:rsidRDefault="00D67E0B" w:rsidP="00D67E0B">
      <w:pPr>
        <w:jc w:val="center"/>
        <w:rPr>
          <w:rFonts w:ascii="Times New Roman" w:hAnsi="Times New Roman" w:cs="Times New Roman"/>
          <w:b/>
          <w:bCs/>
          <w:color w:val="EE0000"/>
          <w:sz w:val="22"/>
          <w:szCs w:val="22"/>
        </w:rPr>
      </w:pPr>
      <w:r w:rsidRPr="009D37C4">
        <w:rPr>
          <w:rFonts w:ascii="Times New Roman" w:hAnsi="Times New Roman" w:cs="Times New Roman"/>
          <w:b/>
          <w:bCs/>
          <w:color w:val="EE0000"/>
          <w:sz w:val="22"/>
          <w:szCs w:val="22"/>
        </w:rPr>
        <w:t xml:space="preserve">NEW Engineers4Humanity website </w:t>
      </w:r>
      <w:r w:rsidRPr="009D37C4">
        <w:rPr>
          <w:rFonts w:ascii="Times New Roman" w:hAnsi="Times New Roman" w:cs="Times New Roman"/>
          <w:b/>
          <w:bCs/>
          <w:i/>
          <w:iCs/>
          <w:color w:val="EE0000"/>
          <w:sz w:val="22"/>
          <w:szCs w:val="22"/>
        </w:rPr>
        <w:t xml:space="preserve">(About </w:t>
      </w:r>
      <w:proofErr w:type="gramStart"/>
      <w:r w:rsidRPr="009D37C4">
        <w:rPr>
          <w:rFonts w:ascii="Times New Roman" w:hAnsi="Times New Roman" w:cs="Times New Roman"/>
          <w:b/>
          <w:bCs/>
          <w:i/>
          <w:iCs/>
          <w:color w:val="EE0000"/>
          <w:sz w:val="22"/>
          <w:szCs w:val="22"/>
        </w:rPr>
        <w:t xml:space="preserve">Us </w:t>
      </w:r>
      <w:r w:rsidR="000D5C2B">
        <w:rPr>
          <w:rFonts w:ascii="Times New Roman" w:hAnsi="Times New Roman" w:cs="Times New Roman"/>
          <w:b/>
          <w:bCs/>
          <w:i/>
          <w:iCs/>
          <w:color w:val="EE0000"/>
          <w:sz w:val="22"/>
          <w:szCs w:val="22"/>
        </w:rPr>
        <w:t>)</w:t>
      </w:r>
      <w:proofErr w:type="gramEnd"/>
      <w:r w:rsidRPr="009D37C4">
        <w:rPr>
          <w:rFonts w:ascii="Times New Roman" w:hAnsi="Times New Roman" w:cs="Times New Roman"/>
          <w:b/>
          <w:bCs/>
          <w:i/>
          <w:iCs/>
          <w:color w:val="EE0000"/>
          <w:sz w:val="22"/>
          <w:szCs w:val="22"/>
        </w:rPr>
        <w:t>)</w:t>
      </w:r>
      <w:r w:rsidRPr="009D37C4">
        <w:rPr>
          <w:rFonts w:ascii="Times New Roman" w:hAnsi="Times New Roman" w:cs="Times New Roman"/>
          <w:b/>
          <w:bCs/>
          <w:color w:val="EE0000"/>
          <w:sz w:val="22"/>
          <w:szCs w:val="22"/>
        </w:rPr>
        <w:t xml:space="preserve"> </w:t>
      </w:r>
    </w:p>
    <w:p w14:paraId="0900F547" w14:textId="77777777" w:rsidR="00D67E0B" w:rsidRPr="009D37C4" w:rsidRDefault="00D67E0B" w:rsidP="00D67E0B">
      <w:pPr>
        <w:jc w:val="center"/>
        <w:rPr>
          <w:rFonts w:ascii="Times New Roman" w:hAnsi="Times New Roman" w:cs="Times New Roman"/>
          <w:b/>
          <w:bCs/>
          <w:color w:val="EE0000"/>
          <w:sz w:val="22"/>
          <w:szCs w:val="22"/>
        </w:rPr>
      </w:pPr>
    </w:p>
    <w:p w14:paraId="04CE5B1F" w14:textId="77777777" w:rsidR="00D67E0B" w:rsidRPr="009D37C4" w:rsidRDefault="00D67E0B" w:rsidP="00D67E0B">
      <w:pPr>
        <w:jc w:val="center"/>
        <w:rPr>
          <w:rFonts w:ascii="Times New Roman" w:hAnsi="Times New Roman" w:cs="Times New Roman"/>
          <w:b/>
          <w:bCs/>
          <w:color w:val="EE0000"/>
          <w:sz w:val="22"/>
          <w:szCs w:val="22"/>
        </w:rPr>
      </w:pPr>
      <w:r w:rsidRPr="009D37C4">
        <w:rPr>
          <w:rFonts w:ascii="Times New Roman" w:hAnsi="Times New Roman" w:cs="Times New Roman"/>
          <w:b/>
          <w:bCs/>
          <w:color w:val="EE0000"/>
          <w:sz w:val="22"/>
          <w:szCs w:val="22"/>
        </w:rPr>
        <w:t>– Vin’s recommendations for improvement before Going Live</w:t>
      </w:r>
    </w:p>
    <w:p w14:paraId="7B8A5BD2" w14:textId="77777777" w:rsidR="00D67E0B" w:rsidRPr="009D37C4" w:rsidRDefault="00D67E0B" w:rsidP="00D67E0B">
      <w:pPr>
        <w:rPr>
          <w:rFonts w:ascii="Times New Roman" w:hAnsi="Times New Roman" w:cs="Times New Roman"/>
          <w:b/>
          <w:bCs/>
          <w:color w:val="EE0000"/>
          <w:sz w:val="22"/>
          <w:szCs w:val="22"/>
        </w:rPr>
      </w:pPr>
    </w:p>
    <w:p w14:paraId="5CC5B1F5" w14:textId="77777777" w:rsidR="00D67E0B" w:rsidRPr="009D37C4" w:rsidRDefault="00D67E0B" w:rsidP="00101D5F">
      <w:pPr>
        <w:rPr>
          <w:rFonts w:ascii="Times New Roman" w:hAnsi="Times New Roman" w:cs="Times New Roman"/>
          <w:b/>
          <w:bCs/>
          <w:color w:val="0033CC"/>
          <w:sz w:val="22"/>
          <w:szCs w:val="22"/>
        </w:rPr>
      </w:pPr>
    </w:p>
    <w:p w14:paraId="20AC8569" w14:textId="6CE258AA" w:rsidR="00426673" w:rsidRPr="009D37C4" w:rsidRDefault="00426673" w:rsidP="00101D5F">
      <w:pPr>
        <w:rPr>
          <w:rFonts w:ascii="Times New Roman" w:hAnsi="Times New Roman" w:cs="Times New Roman"/>
          <w:b/>
          <w:bCs/>
          <w:color w:val="0033CC"/>
          <w:sz w:val="22"/>
          <w:szCs w:val="22"/>
        </w:rPr>
      </w:pPr>
      <w:r w:rsidRPr="009D37C4">
        <w:rPr>
          <w:rFonts w:ascii="Times New Roman" w:hAnsi="Times New Roman" w:cs="Times New Roman"/>
          <w:b/>
          <w:bCs/>
          <w:color w:val="0033CC"/>
          <w:sz w:val="22"/>
          <w:szCs w:val="22"/>
        </w:rPr>
        <w:t>Engineers4Humanity Team behind our success</w:t>
      </w:r>
    </w:p>
    <w:p w14:paraId="12D23AB6" w14:textId="77777777" w:rsidR="00C022B5" w:rsidRPr="009D37C4" w:rsidRDefault="00C022B5" w:rsidP="009D37C4">
      <w:pPr>
        <w:ind w:left="0"/>
        <w:rPr>
          <w:rFonts w:ascii="Times New Roman" w:hAnsi="Times New Roman" w:cs="Times New Roman"/>
          <w:b/>
          <w:bCs/>
          <w:i/>
          <w:iCs/>
          <w:color w:val="0033CC"/>
          <w:sz w:val="22"/>
          <w:szCs w:val="22"/>
        </w:rPr>
      </w:pPr>
    </w:p>
    <w:p w14:paraId="5F5323EB" w14:textId="4B31EDE4" w:rsidR="00C022B5" w:rsidRPr="009D37C4" w:rsidRDefault="00C022B5" w:rsidP="009D37C4">
      <w:pPr>
        <w:ind w:left="0"/>
        <w:rPr>
          <w:rFonts w:ascii="Times New Roman" w:hAnsi="Times New Roman" w:cs="Times New Roman"/>
          <w:b/>
          <w:bCs/>
          <w:i/>
          <w:iCs/>
          <w:color w:val="0033CC"/>
          <w:sz w:val="22"/>
          <w:szCs w:val="22"/>
        </w:rPr>
      </w:pPr>
      <w:r w:rsidRPr="009D37C4">
        <w:rPr>
          <w:rFonts w:ascii="Times New Roman" w:hAnsi="Times New Roman" w:cs="Times New Roman"/>
          <w:b/>
          <w:bCs/>
          <w:i/>
          <w:iCs/>
          <w:color w:val="0033CC"/>
          <w:sz w:val="22"/>
          <w:szCs w:val="22"/>
        </w:rPr>
        <w:drawing>
          <wp:inline distT="0" distB="0" distL="0" distR="0" wp14:anchorId="1CAB80FB" wp14:editId="484BBFD5">
            <wp:extent cx="7842250" cy="3445507"/>
            <wp:effectExtent l="0" t="0" r="6350" b="3175"/>
            <wp:docPr id="94954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43793" name=""/>
                    <pic:cNvPicPr/>
                  </pic:nvPicPr>
                  <pic:blipFill>
                    <a:blip r:embed="rId6"/>
                    <a:stretch>
                      <a:fillRect/>
                    </a:stretch>
                  </pic:blipFill>
                  <pic:spPr>
                    <a:xfrm>
                      <a:off x="0" y="0"/>
                      <a:ext cx="7852428" cy="3449979"/>
                    </a:xfrm>
                    <a:prstGeom prst="rect">
                      <a:avLst/>
                    </a:prstGeom>
                  </pic:spPr>
                </pic:pic>
              </a:graphicData>
            </a:graphic>
          </wp:inline>
        </w:drawing>
      </w:r>
    </w:p>
    <w:p w14:paraId="5F40CB9C" w14:textId="55801E6A" w:rsidR="003970E4" w:rsidRPr="009D37C4" w:rsidRDefault="00C022B5" w:rsidP="003970E4">
      <w:pPr>
        <w:rPr>
          <w:rFonts w:ascii="Times New Roman" w:hAnsi="Times New Roman" w:cs="Times New Roman"/>
          <w:b/>
          <w:bCs/>
          <w:i/>
          <w:iCs/>
          <w:color w:val="0033CC"/>
          <w:sz w:val="22"/>
          <w:szCs w:val="22"/>
        </w:rPr>
      </w:pPr>
      <w:r w:rsidRPr="009D37C4">
        <w:rPr>
          <w:rFonts w:ascii="Times New Roman" w:hAnsi="Times New Roman" w:cs="Times New Roman"/>
          <w:b/>
          <w:bCs/>
          <w:i/>
          <w:iCs/>
          <w:noProof/>
          <w:color w:val="0033CC"/>
          <w:sz w:val="22"/>
          <w:szCs w:val="22"/>
        </w:rPr>
        <mc:AlternateContent>
          <mc:Choice Requires="wps">
            <w:drawing>
              <wp:anchor distT="0" distB="0" distL="114300" distR="114300" simplePos="0" relativeHeight="251659264" behindDoc="0" locked="0" layoutInCell="1" allowOverlap="1" wp14:anchorId="2BC9D294" wp14:editId="50E040C1">
                <wp:simplePos x="0" y="0"/>
                <wp:positionH relativeFrom="column">
                  <wp:posOffset>4679950</wp:posOffset>
                </wp:positionH>
                <wp:positionV relativeFrom="paragraph">
                  <wp:posOffset>215265</wp:posOffset>
                </wp:positionV>
                <wp:extent cx="2686050" cy="612140"/>
                <wp:effectExtent l="400050" t="1200150" r="38100" b="16510"/>
                <wp:wrapNone/>
                <wp:docPr id="104246620" name="Speech Bubble: Oval 1"/>
                <wp:cNvGraphicFramePr/>
                <a:graphic xmlns:a="http://schemas.openxmlformats.org/drawingml/2006/main">
                  <a:graphicData uri="http://schemas.microsoft.com/office/word/2010/wordprocessingShape">
                    <wps:wsp>
                      <wps:cNvSpPr/>
                      <wps:spPr>
                        <a:xfrm>
                          <a:off x="0" y="0"/>
                          <a:ext cx="2686050" cy="612140"/>
                        </a:xfrm>
                        <a:prstGeom prst="wedgeEllipseCallout">
                          <a:avLst>
                            <a:gd name="adj1" fmla="val -63563"/>
                            <a:gd name="adj2" fmla="val -239367"/>
                          </a:avLst>
                        </a:prstGeom>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E98E2C" w14:textId="5344DA76" w:rsidR="00C022B5" w:rsidRPr="00C022B5" w:rsidRDefault="00C022B5" w:rsidP="00C022B5">
                            <w:pPr>
                              <w:ind w:left="0"/>
                              <w:jc w:val="center"/>
                              <w:pPrChange w:id="0" w:author="Eric KAMANZI" w:date="2026-04-29T22:02:00Z" w16du:dateUtc="2026-04-30T03:02:00Z">
                                <w:pPr>
                                  <w:ind w:left="0"/>
                                </w:pPr>
                              </w:pPrChange>
                            </w:pPr>
                            <w:ins w:id="1" w:author="Eric KAMANZI" w:date="2026-04-29T22:02:00Z" w16du:dateUtc="2026-04-30T03:02:00Z">
                              <w:r w:rsidRPr="00C022B5">
                                <w:t xml:space="preserve">Remove Vin but keep </w:t>
                              </w:r>
                              <w:proofErr w:type="spellStart"/>
                              <w:r w:rsidRPr="00C022B5">
                                <w:t>Malisaba</w:t>
                              </w:r>
                              <w:proofErr w:type="spellEnd"/>
                              <w:r w:rsidRPr="00C022B5">
                                <w:t xml:space="preserve"> and </w:t>
                              </w:r>
                              <w:proofErr w:type="spellStart"/>
                              <w:r w:rsidRPr="00C022B5">
                                <w:t>Karegesa</w:t>
                              </w:r>
                            </w:ins>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BC9D294"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Speech Bubble: Oval 1" o:spid="_x0000_s1026" type="#_x0000_t63" style="position:absolute;left:0;text-align:left;margin-left:368.5pt;margin-top:16.95pt;width:211.5pt;height:48.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" adj="-2930,-40903" fillcolor="#156082 [3204]" strokecolor="#c00000" strokeweight="1pt">
                <v:textbox>
                  <w:txbxContent>
                    <w:p w14:paraId="1CE98E2C" w14:textId="5344DA76" w:rsidR="00C022B5" w:rsidRPr="00C022B5" w:rsidRDefault="00C022B5" w:rsidP="00C022B5">
                      <w:pPr>
                        <w:ind w:left="0"/>
                        <w:jc w:val="center"/>
                        <w:pPrChange w:id="2" w:author="Eric KAMANZI" w:date="2026-04-29T22:02:00Z" w16du:dateUtc="2026-04-30T03:02:00Z">
                          <w:pPr>
                            <w:ind w:left="0"/>
                          </w:pPr>
                        </w:pPrChange>
                      </w:pPr>
                      <w:ins w:id="3" w:author="Eric KAMANZI" w:date="2026-04-29T22:02:00Z" w16du:dateUtc="2026-04-30T03:02:00Z">
                        <w:r w:rsidRPr="00C022B5">
                          <w:t xml:space="preserve">Remove Vin but keep </w:t>
                        </w:r>
                        <w:proofErr w:type="spellStart"/>
                        <w:r w:rsidRPr="00C022B5">
                          <w:t>Malisaba</w:t>
                        </w:r>
                        <w:proofErr w:type="spellEnd"/>
                        <w:r w:rsidRPr="00C022B5">
                          <w:t xml:space="preserve"> and </w:t>
                        </w:r>
                        <w:proofErr w:type="spellStart"/>
                        <w:r w:rsidRPr="00C022B5">
                          <w:t>Karegesa</w:t>
                        </w:r>
                      </w:ins>
                      <w:proofErr w:type="spellEnd"/>
                    </w:p>
                  </w:txbxContent>
                </v:textbox>
              </v:shape>
            </w:pict>
          </mc:Fallback>
        </mc:AlternateContent>
      </w:r>
    </w:p>
    <w:p w14:paraId="068E9028" w14:textId="2F4E7F9D" w:rsidR="00C022B5" w:rsidRPr="009D37C4" w:rsidRDefault="00C022B5" w:rsidP="003970E4">
      <w:pPr>
        <w:rPr>
          <w:rFonts w:ascii="Times New Roman" w:hAnsi="Times New Roman" w:cs="Times New Roman"/>
          <w:b/>
          <w:bCs/>
          <w:i/>
          <w:iCs/>
          <w:color w:val="0033CC"/>
          <w:sz w:val="22"/>
          <w:szCs w:val="22"/>
        </w:rPr>
      </w:pPr>
      <w:r w:rsidRPr="009D37C4">
        <w:rPr>
          <w:rFonts w:ascii="Times New Roman" w:hAnsi="Times New Roman" w:cs="Times New Roman"/>
          <w:b/>
          <w:bCs/>
          <w:i/>
          <w:iCs/>
          <w:color w:val="0033CC"/>
          <w:sz w:val="22"/>
          <w:szCs w:val="22"/>
        </w:rPr>
        <w:lastRenderedPageBreak/>
        <w:drawing>
          <wp:inline distT="0" distB="0" distL="0" distR="0" wp14:anchorId="7182757C" wp14:editId="31AE2F78">
            <wp:extent cx="7423871" cy="2736850"/>
            <wp:effectExtent l="0" t="0" r="5715" b="6350"/>
            <wp:docPr id="60383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30525" name=""/>
                    <pic:cNvPicPr/>
                  </pic:nvPicPr>
                  <pic:blipFill>
                    <a:blip r:embed="rId7"/>
                    <a:stretch>
                      <a:fillRect/>
                    </a:stretch>
                  </pic:blipFill>
                  <pic:spPr>
                    <a:xfrm>
                      <a:off x="0" y="0"/>
                      <a:ext cx="7430138" cy="2739160"/>
                    </a:xfrm>
                    <a:prstGeom prst="rect">
                      <a:avLst/>
                    </a:prstGeom>
                  </pic:spPr>
                </pic:pic>
              </a:graphicData>
            </a:graphic>
          </wp:inline>
        </w:drawing>
      </w:r>
    </w:p>
    <w:p w14:paraId="3290F21F" w14:textId="72ED3740" w:rsidR="00101D5F" w:rsidRPr="009D37C4" w:rsidRDefault="00101D5F" w:rsidP="00101D5F">
      <w:pPr>
        <w:rPr>
          <w:rFonts w:ascii="Times New Roman" w:hAnsi="Times New Roman" w:cs="Times New Roman"/>
          <w:i/>
          <w:iCs/>
          <w:sz w:val="22"/>
          <w:szCs w:val="22"/>
        </w:rPr>
      </w:pPr>
    </w:p>
    <w:p w14:paraId="76C73ACC" w14:textId="77777777" w:rsidR="002A6A09" w:rsidRPr="009D37C4" w:rsidRDefault="002A6A09" w:rsidP="002A6A09">
      <w:pPr>
        <w:rPr>
          <w:rFonts w:ascii="Times New Roman" w:hAnsi="Times New Roman" w:cs="Times New Roman"/>
          <w:b/>
          <w:bCs/>
          <w:color w:val="0033CC"/>
          <w:sz w:val="22"/>
          <w:szCs w:val="22"/>
        </w:rPr>
      </w:pPr>
      <w:r w:rsidRPr="009D37C4">
        <w:rPr>
          <w:rFonts w:ascii="Times New Roman" w:hAnsi="Times New Roman" w:cs="Times New Roman"/>
          <w:b/>
          <w:bCs/>
          <w:color w:val="0033CC"/>
          <w:sz w:val="22"/>
          <w:szCs w:val="22"/>
        </w:rPr>
        <w:t>Eric Kamanzi, PMP, PE, MSc</w:t>
      </w:r>
    </w:p>
    <w:p w14:paraId="54278C69" w14:textId="77777777" w:rsidR="002A6A09" w:rsidRPr="009D37C4" w:rsidRDefault="002A6A09" w:rsidP="002A6A09">
      <w:pPr>
        <w:rPr>
          <w:rFonts w:ascii="Times New Roman" w:hAnsi="Times New Roman" w:cs="Times New Roman"/>
          <w:color w:val="0033CC"/>
          <w:sz w:val="22"/>
          <w:szCs w:val="22"/>
        </w:rPr>
      </w:pPr>
      <w:r w:rsidRPr="009D37C4">
        <w:rPr>
          <w:rFonts w:ascii="Times New Roman" w:hAnsi="Times New Roman" w:cs="Times New Roman"/>
          <w:color w:val="0033CC"/>
          <w:sz w:val="22"/>
          <w:szCs w:val="22"/>
        </w:rPr>
        <w:t>Founder &amp; Chief Executive Officer</w:t>
      </w:r>
    </w:p>
    <w:p w14:paraId="35C80EF0" w14:textId="77777777" w:rsidR="00101D5F" w:rsidRPr="009D37C4" w:rsidRDefault="00101D5F" w:rsidP="005E1D17">
      <w:pPr>
        <w:rPr>
          <w:rFonts w:ascii="Times New Roman" w:hAnsi="Times New Roman" w:cs="Times New Roman"/>
          <w:b/>
          <w:bCs/>
          <w:color w:val="0033CC"/>
          <w:sz w:val="22"/>
          <w:szCs w:val="22"/>
        </w:rPr>
      </w:pPr>
    </w:p>
    <w:p w14:paraId="17CFDCA6" w14:textId="77777777" w:rsidR="00101C00" w:rsidRPr="009D37C4" w:rsidRDefault="00101C00" w:rsidP="00101C00">
      <w:pPr>
        <w:rPr>
          <w:rFonts w:ascii="Times New Roman" w:hAnsi="Times New Roman" w:cs="Times New Roman"/>
          <w:b/>
          <w:bCs/>
          <w:sz w:val="22"/>
          <w:szCs w:val="22"/>
        </w:rPr>
      </w:pPr>
      <w:r w:rsidRPr="009D37C4">
        <w:rPr>
          <w:rFonts w:ascii="Times New Roman" w:hAnsi="Times New Roman" w:cs="Times New Roman"/>
          <w:b/>
          <w:bCs/>
          <w:sz w:val="22"/>
          <w:szCs w:val="22"/>
        </w:rPr>
        <w:t>Role &amp; Responsibilities</w:t>
      </w:r>
    </w:p>
    <w:p w14:paraId="6ECF4EE7" w14:textId="3508E30D" w:rsidR="00D10A86" w:rsidRPr="009D37C4" w:rsidRDefault="00D10A86" w:rsidP="00D10A86">
      <w:pPr>
        <w:rPr>
          <w:rFonts w:ascii="Times New Roman" w:hAnsi="Times New Roman" w:cs="Times New Roman"/>
          <w:sz w:val="22"/>
          <w:szCs w:val="22"/>
        </w:rPr>
      </w:pPr>
      <w:r w:rsidRPr="009D37C4">
        <w:rPr>
          <w:rFonts w:ascii="Times New Roman" w:hAnsi="Times New Roman" w:cs="Times New Roman"/>
          <w:sz w:val="22"/>
          <w:szCs w:val="22"/>
        </w:rPr>
        <w:t xml:space="preserve">As Founder and Chief Executive Officer, Eric leads Engineers4Humanity's mission to empower refugees and underserved communities through education, engineering solutions, and servant leadership. With over 17 years of humanitarian service, he guides the organization's strategic </w:t>
      </w:r>
      <w:r w:rsidR="00563D7E" w:rsidRPr="009D37C4">
        <w:rPr>
          <w:rFonts w:ascii="Times New Roman" w:hAnsi="Times New Roman" w:cs="Times New Roman"/>
          <w:sz w:val="22"/>
          <w:szCs w:val="22"/>
        </w:rPr>
        <w:t>mission</w:t>
      </w:r>
      <w:r w:rsidRPr="009D37C4">
        <w:rPr>
          <w:rFonts w:ascii="Times New Roman" w:hAnsi="Times New Roman" w:cs="Times New Roman"/>
          <w:sz w:val="22"/>
          <w:szCs w:val="22"/>
        </w:rPr>
        <w:t xml:space="preserve"> and operations</w:t>
      </w:r>
      <w:r w:rsidR="00105989" w:rsidRPr="009D37C4">
        <w:rPr>
          <w:rFonts w:ascii="Times New Roman" w:hAnsi="Times New Roman" w:cs="Times New Roman"/>
          <w:sz w:val="22"/>
          <w:szCs w:val="22"/>
        </w:rPr>
        <w:t xml:space="preserve"> in Rwanda</w:t>
      </w:r>
      <w:r w:rsidRPr="009D37C4">
        <w:rPr>
          <w:rFonts w:ascii="Times New Roman" w:hAnsi="Times New Roman" w:cs="Times New Roman"/>
          <w:sz w:val="22"/>
          <w:szCs w:val="22"/>
        </w:rPr>
        <w:t>.</w:t>
      </w:r>
    </w:p>
    <w:p w14:paraId="3260E9F4" w14:textId="77777777" w:rsidR="00D10A86" w:rsidRPr="009D37C4" w:rsidRDefault="00D10A86" w:rsidP="00D10A86">
      <w:pPr>
        <w:rPr>
          <w:rFonts w:ascii="Times New Roman" w:hAnsi="Times New Roman" w:cs="Times New Roman"/>
          <w:b/>
          <w:bCs/>
          <w:sz w:val="22"/>
          <w:szCs w:val="22"/>
        </w:rPr>
      </w:pPr>
    </w:p>
    <w:p w14:paraId="44BED75D" w14:textId="77777777" w:rsidR="00A74FD0" w:rsidRPr="009D37C4" w:rsidRDefault="00A74FD0" w:rsidP="00E4505B">
      <w:pPr>
        <w:rPr>
          <w:rFonts w:ascii="Times New Roman" w:hAnsi="Times New Roman" w:cs="Times New Roman"/>
          <w:b/>
          <w:bCs/>
          <w:color w:val="0033CC"/>
          <w:sz w:val="22"/>
          <w:szCs w:val="22"/>
        </w:rPr>
      </w:pPr>
    </w:p>
    <w:p w14:paraId="418AC736" w14:textId="77777777" w:rsidR="00050B83" w:rsidRPr="009D37C4" w:rsidRDefault="00050B83" w:rsidP="00050B83">
      <w:pPr>
        <w:rPr>
          <w:rFonts w:ascii="Times New Roman" w:hAnsi="Times New Roman" w:cs="Times New Roman"/>
          <w:b/>
          <w:bCs/>
          <w:color w:val="0033CC"/>
          <w:sz w:val="22"/>
          <w:szCs w:val="22"/>
        </w:rPr>
      </w:pPr>
      <w:r w:rsidRPr="009D37C4">
        <w:rPr>
          <w:rFonts w:ascii="Times New Roman" w:hAnsi="Times New Roman" w:cs="Times New Roman"/>
          <w:b/>
          <w:bCs/>
          <w:color w:val="0033CC"/>
          <w:sz w:val="22"/>
          <w:szCs w:val="22"/>
        </w:rPr>
        <w:t>Frere Straton Malisaba, </w:t>
      </w:r>
      <w:proofErr w:type="spellStart"/>
      <w:proofErr w:type="gramStart"/>
      <w:r w:rsidRPr="009D37C4">
        <w:rPr>
          <w:rFonts w:ascii="Times New Roman" w:hAnsi="Times New Roman" w:cs="Times New Roman"/>
          <w:b/>
          <w:bCs/>
          <w:color w:val="0033CC"/>
          <w:sz w:val="22"/>
          <w:szCs w:val="22"/>
        </w:rPr>
        <w:t>M.Ed</w:t>
      </w:r>
      <w:proofErr w:type="spellEnd"/>
      <w:proofErr w:type="gramEnd"/>
    </w:p>
    <w:p w14:paraId="04093950" w14:textId="77777777" w:rsidR="00050B83" w:rsidRPr="009D37C4" w:rsidRDefault="00050B83" w:rsidP="00050B83">
      <w:pPr>
        <w:rPr>
          <w:rFonts w:ascii="Times New Roman" w:hAnsi="Times New Roman" w:cs="Times New Roman"/>
          <w:color w:val="0033CC"/>
          <w:sz w:val="22"/>
          <w:szCs w:val="22"/>
        </w:rPr>
      </w:pPr>
      <w:r w:rsidRPr="009D37C4">
        <w:rPr>
          <w:rFonts w:ascii="Times New Roman" w:hAnsi="Times New Roman" w:cs="Times New Roman"/>
          <w:color w:val="0033CC"/>
          <w:sz w:val="22"/>
          <w:szCs w:val="22"/>
        </w:rPr>
        <w:t>Board Vice Chair | Education Program</w:t>
      </w:r>
    </w:p>
    <w:p w14:paraId="423AF709" w14:textId="77777777" w:rsidR="009806C4" w:rsidRPr="009D37C4" w:rsidRDefault="009806C4" w:rsidP="00E4505B">
      <w:pPr>
        <w:rPr>
          <w:rFonts w:ascii="Times New Roman" w:hAnsi="Times New Roman" w:cs="Times New Roman"/>
          <w:color w:val="0033CC"/>
          <w:sz w:val="22"/>
          <w:szCs w:val="22"/>
        </w:rPr>
      </w:pPr>
    </w:p>
    <w:p w14:paraId="69600199" w14:textId="77777777" w:rsidR="00467221" w:rsidRPr="009D37C4" w:rsidRDefault="00467221" w:rsidP="00467221">
      <w:pPr>
        <w:rPr>
          <w:rFonts w:ascii="Times New Roman" w:hAnsi="Times New Roman" w:cs="Times New Roman"/>
          <w:b/>
          <w:bCs/>
          <w:sz w:val="22"/>
          <w:szCs w:val="22"/>
        </w:rPr>
      </w:pPr>
      <w:r w:rsidRPr="009D37C4">
        <w:rPr>
          <w:rFonts w:ascii="Times New Roman" w:hAnsi="Times New Roman" w:cs="Times New Roman"/>
          <w:b/>
          <w:bCs/>
          <w:sz w:val="22"/>
          <w:szCs w:val="22"/>
        </w:rPr>
        <w:t>Role &amp; Responsibilities</w:t>
      </w:r>
    </w:p>
    <w:p w14:paraId="232A3C53" w14:textId="6FED14BE" w:rsidR="00467221" w:rsidRPr="009D37C4" w:rsidRDefault="00467221" w:rsidP="00467221">
      <w:pPr>
        <w:rPr>
          <w:rFonts w:ascii="Times New Roman" w:hAnsi="Times New Roman" w:cs="Times New Roman"/>
          <w:sz w:val="22"/>
          <w:szCs w:val="22"/>
        </w:rPr>
      </w:pPr>
      <w:r w:rsidRPr="009D37C4">
        <w:rPr>
          <w:rFonts w:ascii="Times New Roman" w:hAnsi="Times New Roman" w:cs="Times New Roman"/>
          <w:sz w:val="22"/>
          <w:szCs w:val="22"/>
        </w:rPr>
        <w:t>Serves as Board Vice Chair overseeing the Education Program</w:t>
      </w:r>
      <w:r w:rsidR="00050B83" w:rsidRPr="009D37C4">
        <w:rPr>
          <w:rFonts w:ascii="Times New Roman" w:hAnsi="Times New Roman" w:cs="Times New Roman"/>
          <w:sz w:val="22"/>
          <w:szCs w:val="22"/>
        </w:rPr>
        <w:t xml:space="preserve"> in Rwanda</w:t>
      </w:r>
      <w:r w:rsidRPr="009D37C4">
        <w:rPr>
          <w:rFonts w:ascii="Times New Roman" w:hAnsi="Times New Roman" w:cs="Times New Roman"/>
          <w:sz w:val="22"/>
          <w:szCs w:val="22"/>
        </w:rPr>
        <w:t>, bringing decades of experience in refugee youth education, advocacy, and mentorship. Plays a cornerstone role in sponsoring students and financing vocational training initiatives.</w:t>
      </w:r>
    </w:p>
    <w:p w14:paraId="5286F8A2" w14:textId="77777777" w:rsidR="009806C4" w:rsidRPr="009D37C4" w:rsidRDefault="009806C4" w:rsidP="00E4505B">
      <w:pPr>
        <w:rPr>
          <w:rFonts w:ascii="Times New Roman" w:hAnsi="Times New Roman" w:cs="Times New Roman"/>
          <w:sz w:val="22"/>
          <w:szCs w:val="22"/>
        </w:rPr>
      </w:pPr>
    </w:p>
    <w:p w14:paraId="3B2B258C" w14:textId="2BFD3629" w:rsidR="007D4AD4" w:rsidRPr="009D37C4" w:rsidRDefault="007D4AD4" w:rsidP="007D4AD4">
      <w:pPr>
        <w:rPr>
          <w:rFonts w:ascii="Times New Roman" w:hAnsi="Times New Roman" w:cs="Times New Roman"/>
          <w:b/>
          <w:bCs/>
          <w:color w:val="0033CC"/>
          <w:sz w:val="22"/>
          <w:szCs w:val="22"/>
        </w:rPr>
      </w:pPr>
      <w:r w:rsidRPr="009D37C4">
        <w:rPr>
          <w:rFonts w:ascii="Times New Roman" w:hAnsi="Times New Roman" w:cs="Times New Roman"/>
          <w:b/>
          <w:bCs/>
          <w:color w:val="0033CC"/>
          <w:sz w:val="22"/>
          <w:szCs w:val="22"/>
        </w:rPr>
        <w:t xml:space="preserve">Theophile </w:t>
      </w:r>
      <w:proofErr w:type="spellStart"/>
      <w:r w:rsidRPr="009D37C4">
        <w:rPr>
          <w:rFonts w:ascii="Times New Roman" w:hAnsi="Times New Roman" w:cs="Times New Roman"/>
          <w:b/>
          <w:bCs/>
          <w:color w:val="0033CC"/>
          <w:sz w:val="22"/>
          <w:szCs w:val="22"/>
        </w:rPr>
        <w:t>Karegesa</w:t>
      </w:r>
      <w:proofErr w:type="spellEnd"/>
      <w:r w:rsidRPr="009D37C4">
        <w:rPr>
          <w:rFonts w:ascii="Times New Roman" w:hAnsi="Times New Roman" w:cs="Times New Roman"/>
          <w:b/>
          <w:bCs/>
          <w:color w:val="0033CC"/>
          <w:sz w:val="22"/>
          <w:szCs w:val="22"/>
        </w:rPr>
        <w:t xml:space="preserve"> Kivuye, MEng</w:t>
      </w:r>
    </w:p>
    <w:p w14:paraId="014C3B10" w14:textId="77777777" w:rsidR="007D4AD4" w:rsidRPr="009D37C4" w:rsidRDefault="007D4AD4" w:rsidP="007D4AD4">
      <w:pPr>
        <w:rPr>
          <w:rFonts w:ascii="Times New Roman" w:hAnsi="Times New Roman" w:cs="Times New Roman"/>
          <w:color w:val="0033CC"/>
          <w:sz w:val="22"/>
          <w:szCs w:val="22"/>
        </w:rPr>
      </w:pPr>
      <w:r w:rsidRPr="009D37C4">
        <w:rPr>
          <w:rFonts w:ascii="Times New Roman" w:hAnsi="Times New Roman" w:cs="Times New Roman"/>
          <w:color w:val="0033CC"/>
          <w:sz w:val="22"/>
          <w:szCs w:val="22"/>
        </w:rPr>
        <w:t>Board Vice Chair | Engineering Program</w:t>
      </w:r>
    </w:p>
    <w:p w14:paraId="76503D51" w14:textId="77777777" w:rsidR="00633888" w:rsidRPr="009D37C4" w:rsidRDefault="00633888" w:rsidP="007D4AD4">
      <w:pPr>
        <w:rPr>
          <w:rFonts w:ascii="Times New Roman" w:hAnsi="Times New Roman" w:cs="Times New Roman"/>
          <w:color w:val="0033CC"/>
          <w:sz w:val="22"/>
          <w:szCs w:val="22"/>
        </w:rPr>
      </w:pPr>
    </w:p>
    <w:p w14:paraId="2B96B1A3" w14:textId="77777777" w:rsidR="00633888" w:rsidRPr="009D37C4" w:rsidRDefault="00633888" w:rsidP="00633888">
      <w:pPr>
        <w:rPr>
          <w:rFonts w:ascii="Times New Roman" w:hAnsi="Times New Roman" w:cs="Times New Roman"/>
          <w:b/>
          <w:bCs/>
          <w:sz w:val="22"/>
          <w:szCs w:val="22"/>
        </w:rPr>
      </w:pPr>
      <w:r w:rsidRPr="009D37C4">
        <w:rPr>
          <w:rFonts w:ascii="Times New Roman" w:hAnsi="Times New Roman" w:cs="Times New Roman"/>
          <w:b/>
          <w:bCs/>
          <w:sz w:val="22"/>
          <w:szCs w:val="22"/>
        </w:rPr>
        <w:t>Role &amp; Responsibilities</w:t>
      </w:r>
    </w:p>
    <w:p w14:paraId="4F298D89" w14:textId="799C3705" w:rsidR="00633888" w:rsidRPr="009D37C4" w:rsidRDefault="00633888" w:rsidP="00633888">
      <w:pPr>
        <w:rPr>
          <w:rFonts w:ascii="Times New Roman" w:hAnsi="Times New Roman" w:cs="Times New Roman"/>
          <w:sz w:val="22"/>
          <w:szCs w:val="22"/>
        </w:rPr>
      </w:pPr>
      <w:r w:rsidRPr="009D37C4">
        <w:rPr>
          <w:rFonts w:ascii="Times New Roman" w:hAnsi="Times New Roman" w:cs="Times New Roman"/>
          <w:sz w:val="22"/>
          <w:szCs w:val="22"/>
        </w:rPr>
        <w:t>Serves as Board Vice Chair responsible for the Engineering Program, providing technical leadership and strategic direction for all engineering initiatives</w:t>
      </w:r>
      <w:r w:rsidR="00D370C7" w:rsidRPr="009D37C4">
        <w:rPr>
          <w:rFonts w:ascii="Times New Roman" w:hAnsi="Times New Roman" w:cs="Times New Roman"/>
          <w:sz w:val="22"/>
          <w:szCs w:val="22"/>
        </w:rPr>
        <w:t xml:space="preserve"> in Rwanda.</w:t>
      </w:r>
      <w:r w:rsidRPr="009D37C4">
        <w:rPr>
          <w:rFonts w:ascii="Times New Roman" w:hAnsi="Times New Roman" w:cs="Times New Roman"/>
          <w:sz w:val="22"/>
          <w:szCs w:val="22"/>
        </w:rPr>
        <w:t xml:space="preserve"> </w:t>
      </w:r>
    </w:p>
    <w:p w14:paraId="5F547DBB" w14:textId="77777777" w:rsidR="00633888" w:rsidRPr="009D37C4" w:rsidRDefault="00633888" w:rsidP="007D4AD4">
      <w:pPr>
        <w:rPr>
          <w:rFonts w:ascii="Times New Roman" w:hAnsi="Times New Roman" w:cs="Times New Roman"/>
          <w:b/>
          <w:bCs/>
          <w:color w:val="0033CC"/>
          <w:sz w:val="22"/>
          <w:szCs w:val="22"/>
        </w:rPr>
      </w:pPr>
    </w:p>
    <w:p w14:paraId="3A5A6870" w14:textId="77777777" w:rsidR="00072CBA" w:rsidRPr="009D37C4" w:rsidRDefault="00072CBA" w:rsidP="00072CBA">
      <w:pPr>
        <w:rPr>
          <w:rFonts w:ascii="Times New Roman" w:hAnsi="Times New Roman" w:cs="Times New Roman"/>
          <w:b/>
          <w:bCs/>
          <w:color w:val="0033CC"/>
          <w:sz w:val="22"/>
          <w:szCs w:val="22"/>
        </w:rPr>
      </w:pPr>
      <w:r w:rsidRPr="009D37C4">
        <w:rPr>
          <w:rFonts w:ascii="Times New Roman" w:hAnsi="Times New Roman" w:cs="Times New Roman"/>
          <w:b/>
          <w:bCs/>
          <w:color w:val="0033CC"/>
          <w:sz w:val="22"/>
          <w:szCs w:val="22"/>
        </w:rPr>
        <w:t>Enock Nkurunziza</w:t>
      </w:r>
    </w:p>
    <w:p w14:paraId="14C0006D" w14:textId="117A4E14" w:rsidR="00E4505B" w:rsidRPr="009D37C4" w:rsidRDefault="00B079CF" w:rsidP="00E4505B">
      <w:pPr>
        <w:rPr>
          <w:rFonts w:ascii="Times New Roman" w:hAnsi="Times New Roman" w:cs="Times New Roman"/>
          <w:color w:val="0033CC"/>
          <w:sz w:val="22"/>
          <w:szCs w:val="22"/>
        </w:rPr>
      </w:pPr>
      <w:r w:rsidRPr="009D37C4">
        <w:rPr>
          <w:rFonts w:ascii="Times New Roman" w:hAnsi="Times New Roman" w:cs="Times New Roman"/>
          <w:color w:val="0033CC"/>
          <w:sz w:val="22"/>
          <w:szCs w:val="22"/>
        </w:rPr>
        <w:t xml:space="preserve">Chief of Operations - </w:t>
      </w:r>
      <w:r w:rsidR="002A2C98" w:rsidRPr="009D37C4">
        <w:rPr>
          <w:rFonts w:ascii="Times New Roman" w:hAnsi="Times New Roman" w:cs="Times New Roman"/>
          <w:color w:val="0033CC"/>
          <w:sz w:val="22"/>
          <w:szCs w:val="22"/>
        </w:rPr>
        <w:t>Rwanda</w:t>
      </w:r>
    </w:p>
    <w:p w14:paraId="401C092E" w14:textId="77777777" w:rsidR="00E314C7" w:rsidRPr="009D37C4" w:rsidRDefault="00E314C7" w:rsidP="00E314C7">
      <w:pPr>
        <w:rPr>
          <w:rFonts w:ascii="Times New Roman" w:hAnsi="Times New Roman" w:cs="Times New Roman"/>
          <w:b/>
          <w:bCs/>
          <w:sz w:val="22"/>
          <w:szCs w:val="22"/>
        </w:rPr>
      </w:pPr>
      <w:r w:rsidRPr="009D37C4">
        <w:rPr>
          <w:rFonts w:ascii="Times New Roman" w:hAnsi="Times New Roman" w:cs="Times New Roman"/>
          <w:b/>
          <w:bCs/>
          <w:sz w:val="22"/>
          <w:szCs w:val="22"/>
        </w:rPr>
        <w:t>Role &amp; Responsibilities</w:t>
      </w:r>
    </w:p>
    <w:p w14:paraId="0E991337" w14:textId="34811A35" w:rsidR="00E314C7" w:rsidRPr="009D37C4" w:rsidRDefault="00E314C7" w:rsidP="00E314C7">
      <w:pPr>
        <w:rPr>
          <w:rFonts w:ascii="Times New Roman" w:hAnsi="Times New Roman" w:cs="Times New Roman"/>
          <w:sz w:val="22"/>
          <w:szCs w:val="22"/>
        </w:rPr>
      </w:pPr>
      <w:r w:rsidRPr="009D37C4">
        <w:rPr>
          <w:rFonts w:ascii="Times New Roman" w:hAnsi="Times New Roman" w:cs="Times New Roman"/>
          <w:sz w:val="22"/>
          <w:szCs w:val="22"/>
        </w:rPr>
        <w:t xml:space="preserve">Manages operational excellence across all Engineers4Humanity programs in </w:t>
      </w:r>
      <w:r w:rsidR="00D4752A" w:rsidRPr="009D37C4">
        <w:rPr>
          <w:rFonts w:ascii="Times New Roman" w:hAnsi="Times New Roman" w:cs="Times New Roman"/>
          <w:sz w:val="22"/>
          <w:szCs w:val="22"/>
        </w:rPr>
        <w:t>Rwanda</w:t>
      </w:r>
      <w:r w:rsidRPr="009D37C4">
        <w:rPr>
          <w:rFonts w:ascii="Times New Roman" w:hAnsi="Times New Roman" w:cs="Times New Roman"/>
          <w:sz w:val="22"/>
          <w:szCs w:val="22"/>
        </w:rPr>
        <w:t xml:space="preserve">, ensuring efficient coordination </w:t>
      </w:r>
      <w:r w:rsidR="00563D7E" w:rsidRPr="009D37C4">
        <w:rPr>
          <w:rFonts w:ascii="Times New Roman" w:hAnsi="Times New Roman" w:cs="Times New Roman"/>
          <w:sz w:val="22"/>
          <w:szCs w:val="22"/>
        </w:rPr>
        <w:t>among</w:t>
      </w:r>
      <w:r w:rsidRPr="009D37C4">
        <w:rPr>
          <w:rFonts w:ascii="Times New Roman" w:hAnsi="Times New Roman" w:cs="Times New Roman"/>
          <w:sz w:val="22"/>
          <w:szCs w:val="22"/>
        </w:rPr>
        <w:t xml:space="preserve"> teams, effective resource allocation, and successful project implementation.</w:t>
      </w:r>
    </w:p>
    <w:p w14:paraId="15089975" w14:textId="77777777" w:rsidR="00101D5F" w:rsidRPr="009D37C4" w:rsidRDefault="00101D5F" w:rsidP="005E1D17">
      <w:pPr>
        <w:rPr>
          <w:rFonts w:ascii="Times New Roman" w:hAnsi="Times New Roman" w:cs="Times New Roman"/>
          <w:b/>
          <w:bCs/>
          <w:color w:val="0033CC"/>
          <w:sz w:val="22"/>
          <w:szCs w:val="22"/>
        </w:rPr>
      </w:pPr>
    </w:p>
    <w:p w14:paraId="4F402D89" w14:textId="77777777" w:rsidR="0068599B" w:rsidRPr="009D37C4" w:rsidRDefault="0068599B" w:rsidP="007C291D">
      <w:pPr>
        <w:rPr>
          <w:rFonts w:ascii="Times New Roman" w:hAnsi="Times New Roman" w:cs="Times New Roman"/>
          <w:color w:val="000000" w:themeColor="text1"/>
          <w:sz w:val="22"/>
          <w:szCs w:val="22"/>
        </w:rPr>
      </w:pPr>
    </w:p>
    <w:p w14:paraId="63CA4C8D" w14:textId="09BA684E" w:rsidR="007C291D" w:rsidRPr="009D37C4" w:rsidRDefault="007C291D" w:rsidP="007C291D">
      <w:pPr>
        <w:rPr>
          <w:rFonts w:ascii="Times New Roman" w:hAnsi="Times New Roman" w:cs="Times New Roman"/>
          <w:b/>
          <w:bCs/>
          <w:sz w:val="22"/>
          <w:szCs w:val="22"/>
        </w:rPr>
      </w:pPr>
      <w:r w:rsidRPr="009D37C4">
        <w:rPr>
          <w:rFonts w:ascii="Times New Roman" w:hAnsi="Times New Roman" w:cs="Times New Roman"/>
          <w:b/>
          <w:bCs/>
          <w:color w:val="0033CC"/>
          <w:sz w:val="22"/>
          <w:szCs w:val="22"/>
        </w:rPr>
        <w:t>Emmanuel Sebagisha, </w:t>
      </w:r>
      <w:proofErr w:type="spellStart"/>
      <w:proofErr w:type="gramStart"/>
      <w:r w:rsidRPr="009D37C4">
        <w:rPr>
          <w:rFonts w:ascii="Times New Roman" w:hAnsi="Times New Roman" w:cs="Times New Roman"/>
          <w:b/>
          <w:bCs/>
          <w:color w:val="0033CC"/>
          <w:sz w:val="22"/>
          <w:szCs w:val="22"/>
        </w:rPr>
        <w:t>M.Ed</w:t>
      </w:r>
      <w:proofErr w:type="spellEnd"/>
      <w:proofErr w:type="gramEnd"/>
    </w:p>
    <w:p w14:paraId="1CFF7334" w14:textId="2137AEFE" w:rsidR="00E45D72" w:rsidRPr="009D37C4" w:rsidRDefault="007C291D" w:rsidP="00E45D72">
      <w:pPr>
        <w:rPr>
          <w:rFonts w:ascii="Times New Roman" w:hAnsi="Times New Roman" w:cs="Times New Roman"/>
          <w:color w:val="0033CC"/>
          <w:sz w:val="22"/>
          <w:szCs w:val="22"/>
        </w:rPr>
      </w:pPr>
      <w:r w:rsidRPr="009D37C4">
        <w:rPr>
          <w:rFonts w:ascii="Times New Roman" w:hAnsi="Times New Roman" w:cs="Times New Roman"/>
          <w:color w:val="0033CC"/>
          <w:sz w:val="22"/>
          <w:szCs w:val="22"/>
        </w:rPr>
        <w:t xml:space="preserve">Education Program Manager </w:t>
      </w:r>
      <w:r w:rsidR="00E45D72" w:rsidRPr="009D37C4">
        <w:rPr>
          <w:rFonts w:ascii="Times New Roman" w:hAnsi="Times New Roman" w:cs="Times New Roman"/>
          <w:color w:val="0033CC"/>
          <w:sz w:val="22"/>
          <w:szCs w:val="22"/>
        </w:rPr>
        <w:t>–</w:t>
      </w:r>
      <w:r w:rsidRPr="009D37C4">
        <w:rPr>
          <w:rFonts w:ascii="Times New Roman" w:hAnsi="Times New Roman" w:cs="Times New Roman"/>
          <w:color w:val="0033CC"/>
          <w:sz w:val="22"/>
          <w:szCs w:val="22"/>
        </w:rPr>
        <w:t xml:space="preserve"> </w:t>
      </w:r>
      <w:r w:rsidR="008C5EFC" w:rsidRPr="009D37C4">
        <w:rPr>
          <w:rFonts w:ascii="Times New Roman" w:hAnsi="Times New Roman" w:cs="Times New Roman"/>
          <w:color w:val="0033CC"/>
          <w:sz w:val="22"/>
          <w:szCs w:val="22"/>
        </w:rPr>
        <w:t>Rwanda</w:t>
      </w:r>
    </w:p>
    <w:p w14:paraId="50A6A0E0" w14:textId="77777777" w:rsidR="008C5EFC" w:rsidRPr="009D37C4" w:rsidRDefault="008C5EFC" w:rsidP="00E45D72">
      <w:pPr>
        <w:rPr>
          <w:rFonts w:ascii="Times New Roman" w:hAnsi="Times New Roman" w:cs="Times New Roman"/>
          <w:b/>
          <w:bCs/>
          <w:sz w:val="22"/>
          <w:szCs w:val="22"/>
        </w:rPr>
      </w:pPr>
    </w:p>
    <w:p w14:paraId="397E860D" w14:textId="299A3C13" w:rsidR="00E45D72" w:rsidRPr="009D37C4" w:rsidRDefault="00E45D72" w:rsidP="00E45D72">
      <w:pPr>
        <w:rPr>
          <w:rFonts w:ascii="Times New Roman" w:hAnsi="Times New Roman" w:cs="Times New Roman"/>
          <w:b/>
          <w:bCs/>
          <w:sz w:val="22"/>
          <w:szCs w:val="22"/>
        </w:rPr>
      </w:pPr>
      <w:r w:rsidRPr="009D37C4">
        <w:rPr>
          <w:rFonts w:ascii="Times New Roman" w:hAnsi="Times New Roman" w:cs="Times New Roman"/>
          <w:b/>
          <w:bCs/>
          <w:sz w:val="22"/>
          <w:szCs w:val="22"/>
        </w:rPr>
        <w:t>Role &amp; Responsibilities</w:t>
      </w:r>
    </w:p>
    <w:p w14:paraId="45E97564" w14:textId="77201B85" w:rsidR="00E45D72" w:rsidRPr="009D37C4" w:rsidRDefault="00E45D72" w:rsidP="00E45D72">
      <w:pPr>
        <w:rPr>
          <w:rFonts w:ascii="Times New Roman" w:hAnsi="Times New Roman" w:cs="Times New Roman"/>
          <w:sz w:val="22"/>
          <w:szCs w:val="22"/>
        </w:rPr>
      </w:pPr>
      <w:r w:rsidRPr="009D37C4">
        <w:rPr>
          <w:rFonts w:ascii="Times New Roman" w:hAnsi="Times New Roman" w:cs="Times New Roman"/>
          <w:sz w:val="22"/>
          <w:szCs w:val="22"/>
        </w:rPr>
        <w:t xml:space="preserve">Leads the education program initiatives across </w:t>
      </w:r>
      <w:r w:rsidR="00E15143" w:rsidRPr="009D37C4">
        <w:rPr>
          <w:rFonts w:ascii="Times New Roman" w:hAnsi="Times New Roman" w:cs="Times New Roman"/>
          <w:sz w:val="22"/>
          <w:szCs w:val="22"/>
        </w:rPr>
        <w:t>Rwanda</w:t>
      </w:r>
      <w:r w:rsidRPr="009D37C4">
        <w:rPr>
          <w:rFonts w:ascii="Times New Roman" w:hAnsi="Times New Roman" w:cs="Times New Roman"/>
          <w:sz w:val="22"/>
          <w:szCs w:val="22"/>
        </w:rPr>
        <w:t>, managing student sponsorships, coordinating with educational institutions, and ensuring quality delivery of educational support to refugee youth.</w:t>
      </w:r>
    </w:p>
    <w:p w14:paraId="149A4681" w14:textId="77777777" w:rsidR="007C291D" w:rsidRPr="009D37C4" w:rsidRDefault="007C291D" w:rsidP="006C2931">
      <w:pPr>
        <w:rPr>
          <w:rFonts w:ascii="Times New Roman" w:hAnsi="Times New Roman" w:cs="Times New Roman"/>
          <w:color w:val="0033CC"/>
          <w:sz w:val="22"/>
          <w:szCs w:val="22"/>
        </w:rPr>
      </w:pPr>
    </w:p>
    <w:p w14:paraId="409EBCE3" w14:textId="77777777" w:rsidR="00AA67DF" w:rsidRPr="009D37C4" w:rsidRDefault="00AA67DF" w:rsidP="00AA67DF">
      <w:pPr>
        <w:rPr>
          <w:rFonts w:ascii="Times New Roman" w:hAnsi="Times New Roman" w:cs="Times New Roman"/>
          <w:b/>
          <w:bCs/>
          <w:color w:val="0033CC"/>
          <w:sz w:val="22"/>
          <w:szCs w:val="22"/>
        </w:rPr>
      </w:pPr>
      <w:r w:rsidRPr="009D37C4">
        <w:rPr>
          <w:rFonts w:ascii="Times New Roman" w:hAnsi="Times New Roman" w:cs="Times New Roman"/>
          <w:b/>
          <w:bCs/>
          <w:color w:val="0033CC"/>
          <w:sz w:val="22"/>
          <w:szCs w:val="22"/>
        </w:rPr>
        <w:t xml:space="preserve">Octavien </w:t>
      </w:r>
      <w:proofErr w:type="spellStart"/>
      <w:r w:rsidRPr="009D37C4">
        <w:rPr>
          <w:rFonts w:ascii="Times New Roman" w:hAnsi="Times New Roman" w:cs="Times New Roman"/>
          <w:b/>
          <w:bCs/>
          <w:color w:val="0033CC"/>
          <w:sz w:val="22"/>
          <w:szCs w:val="22"/>
        </w:rPr>
        <w:t>Rugirangoga</w:t>
      </w:r>
      <w:proofErr w:type="spellEnd"/>
      <w:r w:rsidRPr="009D37C4">
        <w:rPr>
          <w:rFonts w:ascii="Times New Roman" w:hAnsi="Times New Roman" w:cs="Times New Roman"/>
          <w:b/>
          <w:bCs/>
          <w:color w:val="0033CC"/>
          <w:sz w:val="22"/>
          <w:szCs w:val="22"/>
        </w:rPr>
        <w:t>, PE</w:t>
      </w:r>
    </w:p>
    <w:p w14:paraId="3C1B17A2" w14:textId="6CBDF974" w:rsidR="007F516C" w:rsidRPr="009D37C4" w:rsidRDefault="00AA67DF" w:rsidP="007F516C">
      <w:pPr>
        <w:rPr>
          <w:rFonts w:ascii="Times New Roman" w:hAnsi="Times New Roman" w:cs="Times New Roman"/>
          <w:b/>
          <w:bCs/>
          <w:color w:val="0033CC"/>
          <w:sz w:val="22"/>
          <w:szCs w:val="22"/>
        </w:rPr>
      </w:pPr>
      <w:r w:rsidRPr="009D37C4">
        <w:rPr>
          <w:rFonts w:ascii="Times New Roman" w:hAnsi="Times New Roman" w:cs="Times New Roman"/>
          <w:color w:val="0033CC"/>
          <w:sz w:val="22"/>
          <w:szCs w:val="22"/>
        </w:rPr>
        <w:t xml:space="preserve">Engineering Program Manager </w:t>
      </w:r>
      <w:r w:rsidR="007F516C" w:rsidRPr="009D37C4">
        <w:rPr>
          <w:rFonts w:ascii="Times New Roman" w:hAnsi="Times New Roman" w:cs="Times New Roman"/>
          <w:color w:val="0033CC"/>
          <w:sz w:val="22"/>
          <w:szCs w:val="22"/>
        </w:rPr>
        <w:t>–</w:t>
      </w:r>
      <w:r w:rsidRPr="009D37C4">
        <w:rPr>
          <w:rFonts w:ascii="Times New Roman" w:hAnsi="Times New Roman" w:cs="Times New Roman"/>
          <w:color w:val="0033CC"/>
          <w:sz w:val="22"/>
          <w:szCs w:val="22"/>
        </w:rPr>
        <w:t xml:space="preserve"> </w:t>
      </w:r>
      <w:r w:rsidR="00AD3322" w:rsidRPr="009D37C4">
        <w:rPr>
          <w:rFonts w:ascii="Times New Roman" w:hAnsi="Times New Roman" w:cs="Times New Roman"/>
          <w:color w:val="0033CC"/>
          <w:sz w:val="22"/>
          <w:szCs w:val="22"/>
        </w:rPr>
        <w:t>Rwanda</w:t>
      </w:r>
    </w:p>
    <w:p w14:paraId="1DCF6013" w14:textId="45432624" w:rsidR="007F516C" w:rsidRPr="009D37C4" w:rsidRDefault="007F516C" w:rsidP="007F516C">
      <w:pPr>
        <w:rPr>
          <w:rFonts w:ascii="Times New Roman" w:hAnsi="Times New Roman" w:cs="Times New Roman"/>
          <w:b/>
          <w:bCs/>
          <w:sz w:val="22"/>
          <w:szCs w:val="22"/>
        </w:rPr>
      </w:pPr>
      <w:r w:rsidRPr="009D37C4">
        <w:rPr>
          <w:rFonts w:ascii="Times New Roman" w:hAnsi="Times New Roman" w:cs="Times New Roman"/>
          <w:b/>
          <w:bCs/>
          <w:sz w:val="22"/>
          <w:szCs w:val="22"/>
        </w:rPr>
        <w:t>Role &amp; Responsibilities</w:t>
      </w:r>
    </w:p>
    <w:p w14:paraId="37A56915" w14:textId="0B0A5B1C" w:rsidR="007F516C" w:rsidRPr="009D37C4" w:rsidRDefault="007F516C" w:rsidP="007F516C">
      <w:pPr>
        <w:rPr>
          <w:rFonts w:ascii="Times New Roman" w:hAnsi="Times New Roman" w:cs="Times New Roman"/>
          <w:sz w:val="22"/>
          <w:szCs w:val="22"/>
        </w:rPr>
      </w:pPr>
      <w:r w:rsidRPr="009D37C4">
        <w:rPr>
          <w:rFonts w:ascii="Times New Roman" w:hAnsi="Times New Roman" w:cs="Times New Roman"/>
          <w:sz w:val="22"/>
          <w:szCs w:val="22"/>
        </w:rPr>
        <w:t xml:space="preserve">Directs engineering program activities in Rwanda, overseeing </w:t>
      </w:r>
      <w:r w:rsidR="00AC031F" w:rsidRPr="009D37C4">
        <w:rPr>
          <w:rFonts w:ascii="Times New Roman" w:hAnsi="Times New Roman" w:cs="Times New Roman"/>
          <w:sz w:val="22"/>
          <w:szCs w:val="22"/>
        </w:rPr>
        <w:t xml:space="preserve">Public Health </w:t>
      </w:r>
      <w:r w:rsidR="00072CBA" w:rsidRPr="009D37C4">
        <w:rPr>
          <w:rFonts w:ascii="Times New Roman" w:hAnsi="Times New Roman" w:cs="Times New Roman"/>
          <w:sz w:val="22"/>
          <w:szCs w:val="22"/>
        </w:rPr>
        <w:t>Engineering projects</w:t>
      </w:r>
      <w:r w:rsidRPr="009D37C4">
        <w:rPr>
          <w:rFonts w:ascii="Times New Roman" w:hAnsi="Times New Roman" w:cs="Times New Roman"/>
          <w:sz w:val="22"/>
          <w:szCs w:val="22"/>
        </w:rPr>
        <w:t>, infrastructure development, and technical capacity building initiatives for underserved communities.</w:t>
      </w:r>
    </w:p>
    <w:p w14:paraId="7746D834" w14:textId="07B3829A" w:rsidR="005D5A7C" w:rsidRPr="009D37C4" w:rsidRDefault="00072CBA" w:rsidP="007F516C">
      <w:pPr>
        <w:rPr>
          <w:rFonts w:ascii="Times New Roman" w:hAnsi="Times New Roman" w:cs="Times New Roman"/>
          <w:sz w:val="22"/>
          <w:szCs w:val="22"/>
        </w:rPr>
      </w:pPr>
      <w:r w:rsidRPr="009D37C4">
        <w:rPr>
          <w:rFonts w:ascii="Times New Roman" w:hAnsi="Times New Roman" w:cs="Times New Roman"/>
          <w:sz w:val="22"/>
          <w:szCs w:val="22"/>
        </w:rPr>
        <w:t xml:space="preserve"> </w:t>
      </w:r>
    </w:p>
    <w:p w14:paraId="4E44D31F" w14:textId="77777777" w:rsidR="00464DA4" w:rsidRPr="009D37C4" w:rsidRDefault="00464DA4" w:rsidP="00464DA4">
      <w:pPr>
        <w:rPr>
          <w:rFonts w:ascii="Times New Roman" w:hAnsi="Times New Roman" w:cs="Times New Roman"/>
          <w:b/>
          <w:bCs/>
          <w:color w:val="0033CC"/>
          <w:sz w:val="22"/>
          <w:szCs w:val="22"/>
        </w:rPr>
      </w:pPr>
      <w:proofErr w:type="spellStart"/>
      <w:r w:rsidRPr="009D37C4">
        <w:rPr>
          <w:rFonts w:ascii="Times New Roman" w:hAnsi="Times New Roman" w:cs="Times New Roman"/>
          <w:b/>
          <w:bCs/>
          <w:color w:val="0033CC"/>
          <w:sz w:val="22"/>
          <w:szCs w:val="22"/>
        </w:rPr>
        <w:t>Mukaneza</w:t>
      </w:r>
      <w:proofErr w:type="spellEnd"/>
      <w:r w:rsidRPr="009D37C4">
        <w:rPr>
          <w:rFonts w:ascii="Times New Roman" w:hAnsi="Times New Roman" w:cs="Times New Roman"/>
          <w:b/>
          <w:bCs/>
          <w:color w:val="0033CC"/>
          <w:sz w:val="22"/>
          <w:szCs w:val="22"/>
        </w:rPr>
        <w:t xml:space="preserve"> Jacqueline</w:t>
      </w:r>
    </w:p>
    <w:p w14:paraId="4164232E" w14:textId="77777777" w:rsidR="00464DA4" w:rsidRPr="009D37C4" w:rsidRDefault="00464DA4" w:rsidP="00464DA4">
      <w:pPr>
        <w:rPr>
          <w:rFonts w:ascii="Times New Roman" w:hAnsi="Times New Roman" w:cs="Times New Roman"/>
          <w:color w:val="0033CC"/>
          <w:sz w:val="22"/>
          <w:szCs w:val="22"/>
        </w:rPr>
      </w:pPr>
      <w:r w:rsidRPr="009D37C4">
        <w:rPr>
          <w:rFonts w:ascii="Times New Roman" w:hAnsi="Times New Roman" w:cs="Times New Roman"/>
          <w:color w:val="0033CC"/>
          <w:sz w:val="22"/>
          <w:szCs w:val="22"/>
        </w:rPr>
        <w:t>Finance &amp; Accounting - Rwanda</w:t>
      </w:r>
    </w:p>
    <w:p w14:paraId="4145DF2A" w14:textId="77777777" w:rsidR="005D5A7C" w:rsidRPr="009D37C4" w:rsidRDefault="005D5A7C" w:rsidP="007F516C">
      <w:pPr>
        <w:rPr>
          <w:rFonts w:ascii="Times New Roman" w:hAnsi="Times New Roman" w:cs="Times New Roman"/>
          <w:color w:val="0033CC"/>
          <w:sz w:val="22"/>
          <w:szCs w:val="22"/>
        </w:rPr>
      </w:pPr>
    </w:p>
    <w:p w14:paraId="59CD2C4C" w14:textId="1AD13873" w:rsidR="00C3230D" w:rsidRPr="009D37C4" w:rsidRDefault="00C3230D" w:rsidP="007F516C">
      <w:pPr>
        <w:rPr>
          <w:rFonts w:ascii="Times New Roman" w:hAnsi="Times New Roman" w:cs="Times New Roman"/>
          <w:color w:val="0033CC"/>
          <w:sz w:val="22"/>
          <w:szCs w:val="22"/>
        </w:rPr>
      </w:pPr>
      <w:r w:rsidRPr="009D37C4">
        <w:rPr>
          <w:rFonts w:ascii="Times New Roman" w:hAnsi="Times New Roman" w:cs="Times New Roman"/>
          <w:color w:val="0033CC"/>
          <w:sz w:val="22"/>
          <w:szCs w:val="22"/>
        </w:rPr>
        <w:t>ALL OKAY</w:t>
      </w:r>
    </w:p>
    <w:p w14:paraId="0A091EAA" w14:textId="77777777" w:rsidR="00464DA4" w:rsidRPr="009D37C4" w:rsidRDefault="00464DA4" w:rsidP="007F516C">
      <w:pPr>
        <w:rPr>
          <w:rFonts w:ascii="Times New Roman" w:hAnsi="Times New Roman" w:cs="Times New Roman"/>
          <w:color w:val="0033CC"/>
          <w:sz w:val="22"/>
          <w:szCs w:val="22"/>
        </w:rPr>
      </w:pPr>
    </w:p>
    <w:p w14:paraId="78B3F340" w14:textId="77777777" w:rsidR="00464DA4" w:rsidRPr="009D37C4" w:rsidRDefault="00464DA4" w:rsidP="00464DA4">
      <w:pPr>
        <w:rPr>
          <w:rFonts w:ascii="Times New Roman" w:hAnsi="Times New Roman" w:cs="Times New Roman"/>
          <w:b/>
          <w:bCs/>
          <w:color w:val="0033CC"/>
          <w:sz w:val="22"/>
          <w:szCs w:val="22"/>
        </w:rPr>
      </w:pPr>
      <w:r w:rsidRPr="009D37C4">
        <w:rPr>
          <w:rFonts w:ascii="Times New Roman" w:hAnsi="Times New Roman" w:cs="Times New Roman"/>
          <w:b/>
          <w:bCs/>
          <w:color w:val="0033CC"/>
          <w:sz w:val="22"/>
          <w:szCs w:val="22"/>
        </w:rPr>
        <w:t>Bernard Ndizeye</w:t>
      </w:r>
    </w:p>
    <w:p w14:paraId="2A87CC8C" w14:textId="2E4194A1" w:rsidR="00464DA4" w:rsidRPr="009D37C4" w:rsidRDefault="00464DA4" w:rsidP="00464DA4">
      <w:pPr>
        <w:rPr>
          <w:rFonts w:ascii="Times New Roman" w:hAnsi="Times New Roman" w:cs="Times New Roman"/>
          <w:color w:val="0033CC"/>
          <w:sz w:val="22"/>
          <w:szCs w:val="22"/>
        </w:rPr>
      </w:pPr>
      <w:r w:rsidRPr="009D37C4">
        <w:rPr>
          <w:rFonts w:ascii="Times New Roman" w:hAnsi="Times New Roman" w:cs="Times New Roman"/>
          <w:color w:val="0033CC"/>
          <w:sz w:val="22"/>
          <w:szCs w:val="22"/>
        </w:rPr>
        <w:t xml:space="preserve">Youth Mentorship </w:t>
      </w:r>
      <w:r w:rsidR="00C3230D" w:rsidRPr="009D37C4">
        <w:rPr>
          <w:rFonts w:ascii="Times New Roman" w:hAnsi="Times New Roman" w:cs="Times New Roman"/>
          <w:color w:val="0033CC"/>
          <w:sz w:val="22"/>
          <w:szCs w:val="22"/>
        </w:rPr>
        <w:t>–</w:t>
      </w:r>
      <w:r w:rsidRPr="009D37C4">
        <w:rPr>
          <w:rFonts w:ascii="Times New Roman" w:hAnsi="Times New Roman" w:cs="Times New Roman"/>
          <w:color w:val="0033CC"/>
          <w:sz w:val="22"/>
          <w:szCs w:val="22"/>
        </w:rPr>
        <w:t xml:space="preserve"> Rwanda</w:t>
      </w:r>
    </w:p>
    <w:p w14:paraId="08D98887" w14:textId="77777777" w:rsidR="00C3230D" w:rsidRPr="009D37C4" w:rsidRDefault="00C3230D" w:rsidP="00464DA4">
      <w:pPr>
        <w:rPr>
          <w:rFonts w:ascii="Times New Roman" w:hAnsi="Times New Roman" w:cs="Times New Roman"/>
          <w:color w:val="0033CC"/>
          <w:sz w:val="22"/>
          <w:szCs w:val="22"/>
        </w:rPr>
      </w:pPr>
    </w:p>
    <w:p w14:paraId="52B8C197" w14:textId="35976ACF" w:rsidR="00C3230D" w:rsidRPr="009D37C4" w:rsidRDefault="00C3230D" w:rsidP="00464DA4">
      <w:pPr>
        <w:rPr>
          <w:rFonts w:ascii="Times New Roman" w:hAnsi="Times New Roman" w:cs="Times New Roman"/>
          <w:b/>
          <w:bCs/>
          <w:color w:val="0033CC"/>
          <w:sz w:val="22"/>
          <w:szCs w:val="22"/>
        </w:rPr>
      </w:pPr>
      <w:r w:rsidRPr="009D37C4">
        <w:rPr>
          <w:rFonts w:ascii="Times New Roman" w:hAnsi="Times New Roman" w:cs="Times New Roman"/>
          <w:b/>
          <w:bCs/>
          <w:color w:val="0033CC"/>
          <w:sz w:val="22"/>
          <w:szCs w:val="22"/>
        </w:rPr>
        <w:t>ALL OKAY</w:t>
      </w:r>
    </w:p>
    <w:p w14:paraId="00602823" w14:textId="77777777" w:rsidR="00464DA4" w:rsidRPr="009D37C4" w:rsidRDefault="00464DA4" w:rsidP="007F516C">
      <w:pPr>
        <w:rPr>
          <w:rFonts w:ascii="Times New Roman" w:hAnsi="Times New Roman" w:cs="Times New Roman"/>
          <w:color w:val="0033CC"/>
          <w:sz w:val="22"/>
          <w:szCs w:val="22"/>
        </w:rPr>
      </w:pPr>
    </w:p>
    <w:p w14:paraId="2F858010" w14:textId="77777777" w:rsidR="005D5A7C" w:rsidRPr="009D37C4" w:rsidRDefault="005D5A7C" w:rsidP="005D5A7C">
      <w:pPr>
        <w:rPr>
          <w:rFonts w:ascii="Times New Roman" w:hAnsi="Times New Roman" w:cs="Times New Roman"/>
          <w:b/>
          <w:bCs/>
          <w:color w:val="0033CC"/>
          <w:sz w:val="22"/>
          <w:szCs w:val="22"/>
        </w:rPr>
      </w:pPr>
      <w:r w:rsidRPr="009D37C4">
        <w:rPr>
          <w:rFonts w:ascii="Times New Roman" w:hAnsi="Times New Roman" w:cs="Times New Roman"/>
          <w:b/>
          <w:bCs/>
          <w:color w:val="0033CC"/>
          <w:sz w:val="22"/>
          <w:szCs w:val="22"/>
        </w:rPr>
        <w:t xml:space="preserve">Jackson </w:t>
      </w:r>
      <w:proofErr w:type="spellStart"/>
      <w:r w:rsidRPr="009D37C4">
        <w:rPr>
          <w:rFonts w:ascii="Times New Roman" w:hAnsi="Times New Roman" w:cs="Times New Roman"/>
          <w:b/>
          <w:bCs/>
          <w:color w:val="0033CC"/>
          <w:sz w:val="22"/>
          <w:szCs w:val="22"/>
        </w:rPr>
        <w:t>Mutega</w:t>
      </w:r>
      <w:proofErr w:type="spellEnd"/>
    </w:p>
    <w:p w14:paraId="34E6DEFD" w14:textId="24EFA7DA" w:rsidR="005D5A7C" w:rsidRPr="009D37C4" w:rsidRDefault="005D5A7C" w:rsidP="007F516C">
      <w:pPr>
        <w:rPr>
          <w:rFonts w:ascii="Times New Roman" w:hAnsi="Times New Roman" w:cs="Times New Roman"/>
          <w:sz w:val="22"/>
          <w:szCs w:val="22"/>
        </w:rPr>
      </w:pPr>
      <w:r w:rsidRPr="009D37C4">
        <w:rPr>
          <w:rFonts w:ascii="Times New Roman" w:hAnsi="Times New Roman" w:cs="Times New Roman"/>
          <w:color w:val="0033CC"/>
          <w:sz w:val="22"/>
          <w:szCs w:val="22"/>
        </w:rPr>
        <w:lastRenderedPageBreak/>
        <w:t xml:space="preserve">Youth Mentorship Program - </w:t>
      </w:r>
      <w:r w:rsidR="00C94720" w:rsidRPr="009D37C4">
        <w:rPr>
          <w:rFonts w:ascii="Times New Roman" w:hAnsi="Times New Roman" w:cs="Times New Roman"/>
          <w:color w:val="0033CC"/>
          <w:sz w:val="22"/>
          <w:szCs w:val="22"/>
        </w:rPr>
        <w:t>Rwanda</w:t>
      </w:r>
    </w:p>
    <w:p w14:paraId="17C0C257" w14:textId="77777777" w:rsidR="005D5A7C" w:rsidRPr="009D37C4" w:rsidRDefault="005D5A7C" w:rsidP="005D5A7C">
      <w:pPr>
        <w:rPr>
          <w:rFonts w:ascii="Times New Roman" w:hAnsi="Times New Roman" w:cs="Times New Roman"/>
          <w:b/>
          <w:bCs/>
          <w:sz w:val="22"/>
          <w:szCs w:val="22"/>
        </w:rPr>
      </w:pPr>
      <w:r w:rsidRPr="009D37C4">
        <w:rPr>
          <w:rFonts w:ascii="Times New Roman" w:hAnsi="Times New Roman" w:cs="Times New Roman"/>
          <w:b/>
          <w:bCs/>
          <w:sz w:val="22"/>
          <w:szCs w:val="22"/>
        </w:rPr>
        <w:t>Role &amp; Responsibilities</w:t>
      </w:r>
    </w:p>
    <w:p w14:paraId="58EC2FAA" w14:textId="77777777" w:rsidR="005D5A7C" w:rsidRPr="009D37C4" w:rsidRDefault="005D5A7C" w:rsidP="005D5A7C">
      <w:pPr>
        <w:rPr>
          <w:rFonts w:ascii="Times New Roman" w:hAnsi="Times New Roman" w:cs="Times New Roman"/>
          <w:sz w:val="22"/>
          <w:szCs w:val="22"/>
        </w:rPr>
      </w:pPr>
      <w:r w:rsidRPr="009D37C4">
        <w:rPr>
          <w:rFonts w:ascii="Times New Roman" w:hAnsi="Times New Roman" w:cs="Times New Roman"/>
          <w:sz w:val="22"/>
          <w:szCs w:val="22"/>
        </w:rPr>
        <w:t>Provides guidance, support, and mentorship to young refugees, helping them navigate educational pathways, develop career skills, and achieve their full potential through one-on-one coaching and group programs.</w:t>
      </w:r>
    </w:p>
    <w:p w14:paraId="6C6FFBB7" w14:textId="77777777" w:rsidR="00E14796" w:rsidRPr="009D37C4" w:rsidRDefault="00E14796" w:rsidP="005D5A7C">
      <w:pPr>
        <w:rPr>
          <w:rFonts w:ascii="Times New Roman" w:hAnsi="Times New Roman" w:cs="Times New Roman"/>
          <w:sz w:val="22"/>
          <w:szCs w:val="22"/>
        </w:rPr>
      </w:pPr>
    </w:p>
    <w:p w14:paraId="2307F705" w14:textId="77777777" w:rsidR="00E14796" w:rsidRPr="009D37C4" w:rsidRDefault="00E14796" w:rsidP="00E14796">
      <w:pPr>
        <w:rPr>
          <w:rFonts w:ascii="Times New Roman" w:hAnsi="Times New Roman" w:cs="Times New Roman"/>
          <w:b/>
          <w:bCs/>
          <w:color w:val="0033CC"/>
          <w:sz w:val="22"/>
          <w:szCs w:val="22"/>
        </w:rPr>
      </w:pPr>
      <w:r w:rsidRPr="009D37C4">
        <w:rPr>
          <w:rFonts w:ascii="Times New Roman" w:hAnsi="Times New Roman" w:cs="Times New Roman"/>
          <w:b/>
          <w:bCs/>
          <w:color w:val="0033CC"/>
          <w:sz w:val="22"/>
          <w:szCs w:val="22"/>
        </w:rPr>
        <w:t>Enock Nkurunziza</w:t>
      </w:r>
    </w:p>
    <w:p w14:paraId="039C4DFE" w14:textId="190714FD" w:rsidR="00E14796" w:rsidRPr="009D37C4" w:rsidRDefault="00E14796" w:rsidP="00E14796">
      <w:pPr>
        <w:rPr>
          <w:rFonts w:ascii="Times New Roman" w:hAnsi="Times New Roman" w:cs="Times New Roman"/>
          <w:color w:val="0033CC"/>
          <w:sz w:val="22"/>
          <w:szCs w:val="22"/>
        </w:rPr>
      </w:pPr>
      <w:r w:rsidRPr="009D37C4">
        <w:rPr>
          <w:rFonts w:ascii="Times New Roman" w:hAnsi="Times New Roman" w:cs="Times New Roman"/>
          <w:color w:val="0033CC"/>
          <w:sz w:val="22"/>
          <w:szCs w:val="22"/>
        </w:rPr>
        <w:t>Education Project Manager – Rwanda</w:t>
      </w:r>
    </w:p>
    <w:p w14:paraId="1E9FBD94" w14:textId="77777777" w:rsidR="005E1D17" w:rsidRPr="009D37C4" w:rsidRDefault="005E1D17" w:rsidP="009D37C4">
      <w:pPr>
        <w:ind w:left="0"/>
        <w:rPr>
          <w:rFonts w:ascii="Times New Roman" w:hAnsi="Times New Roman" w:cs="Times New Roman"/>
          <w:b/>
          <w:bCs/>
          <w:color w:val="0033CC"/>
          <w:sz w:val="22"/>
          <w:szCs w:val="22"/>
        </w:rPr>
      </w:pPr>
    </w:p>
    <w:p w14:paraId="7138A630" w14:textId="5284BE32" w:rsidR="005E1D17" w:rsidRDefault="005E1D17" w:rsidP="005E1D17">
      <w:pPr>
        <w:rPr>
          <w:ins w:id="4" w:author="Eric KAMANZI" w:date="2026-04-29T22:52:00Z" w16du:dateUtc="2026-04-30T03:52:00Z"/>
          <w:rFonts w:ascii="Times New Roman" w:hAnsi="Times New Roman" w:cs="Times New Roman"/>
          <w:b/>
          <w:bCs/>
          <w:sz w:val="22"/>
          <w:szCs w:val="22"/>
        </w:rPr>
      </w:pPr>
      <w:r w:rsidRPr="009D37C4">
        <w:rPr>
          <w:rFonts w:ascii="Times New Roman" w:hAnsi="Times New Roman" w:cs="Times New Roman"/>
          <w:b/>
          <w:bCs/>
          <w:sz w:val="22"/>
          <w:szCs w:val="22"/>
        </w:rPr>
        <w:t>Vin Hoey, Board Chair</w:t>
      </w:r>
    </w:p>
    <w:p w14:paraId="577B47A1" w14:textId="77777777" w:rsidR="009D37C4" w:rsidRPr="009D37C4" w:rsidRDefault="009D37C4" w:rsidP="005E1D17">
      <w:pPr>
        <w:rPr>
          <w:rFonts w:ascii="Times New Roman" w:hAnsi="Times New Roman" w:cs="Times New Roman"/>
          <w:b/>
          <w:bCs/>
          <w:i/>
          <w:iCs/>
          <w:sz w:val="22"/>
          <w:szCs w:val="22"/>
        </w:rPr>
      </w:pPr>
    </w:p>
    <w:p w14:paraId="68BEBBFE" w14:textId="68411083" w:rsidR="00B00F05" w:rsidRPr="009D37C4" w:rsidRDefault="005E1D17" w:rsidP="00B00F05">
      <w:pPr>
        <w:rPr>
          <w:rFonts w:ascii="Times New Roman" w:hAnsi="Times New Roman" w:cs="Times New Roman"/>
          <w:sz w:val="22"/>
          <w:szCs w:val="22"/>
        </w:rPr>
      </w:pPr>
      <w:r w:rsidRPr="009D37C4">
        <w:rPr>
          <w:rFonts w:ascii="Times New Roman" w:hAnsi="Times New Roman" w:cs="Times New Roman"/>
          <w:sz w:val="22"/>
          <w:szCs w:val="22"/>
        </w:rPr>
        <w:t xml:space="preserve">Vin Hoey serves as the Engineers4Humanity Board Chair. </w:t>
      </w:r>
      <w:r w:rsidR="00B00F05" w:rsidRPr="009D37C4">
        <w:rPr>
          <w:rFonts w:ascii="Times New Roman" w:hAnsi="Times New Roman" w:cs="Times New Roman"/>
          <w:sz w:val="22"/>
          <w:szCs w:val="22"/>
        </w:rPr>
        <w:t xml:space="preserve">A senior executive with extensive business and nonprofit leadership experience, </w:t>
      </w:r>
      <w:r w:rsidR="00DE07BF" w:rsidRPr="009D37C4">
        <w:rPr>
          <w:rFonts w:ascii="Times New Roman" w:hAnsi="Times New Roman" w:cs="Times New Roman"/>
          <w:sz w:val="22"/>
          <w:szCs w:val="22"/>
        </w:rPr>
        <w:t xml:space="preserve">he </w:t>
      </w:r>
      <w:r w:rsidR="00B00F05" w:rsidRPr="009D37C4">
        <w:rPr>
          <w:rFonts w:ascii="Times New Roman" w:hAnsi="Times New Roman" w:cs="Times New Roman"/>
          <w:sz w:val="22"/>
          <w:szCs w:val="22"/>
        </w:rPr>
        <w:t xml:space="preserve">is passionate about serving nonprofits and teaching/mentoring the next generation of leaders. He brings nonprofit board and senior staff experience perspectives to fuel success for causes.  </w:t>
      </w:r>
    </w:p>
    <w:p w14:paraId="3F7A9518" w14:textId="77777777" w:rsidR="00B00F05" w:rsidRPr="009D37C4" w:rsidRDefault="00B00F05" w:rsidP="00B00F05">
      <w:pPr>
        <w:rPr>
          <w:rFonts w:ascii="Times New Roman" w:hAnsi="Times New Roman" w:cs="Times New Roman"/>
          <w:sz w:val="22"/>
          <w:szCs w:val="22"/>
        </w:rPr>
      </w:pPr>
    </w:p>
    <w:p w14:paraId="625CD569" w14:textId="05C7B5BB" w:rsidR="00B00F05" w:rsidRPr="009D37C4" w:rsidRDefault="00B00F05" w:rsidP="00B00F05">
      <w:pPr>
        <w:rPr>
          <w:rFonts w:ascii="Times New Roman" w:hAnsi="Times New Roman" w:cs="Times New Roman"/>
          <w:sz w:val="22"/>
          <w:szCs w:val="22"/>
        </w:rPr>
      </w:pPr>
      <w:r w:rsidRPr="009D37C4">
        <w:rPr>
          <w:rFonts w:ascii="Times New Roman" w:hAnsi="Times New Roman" w:cs="Times New Roman"/>
          <w:sz w:val="22"/>
          <w:szCs w:val="22"/>
        </w:rPr>
        <w:t xml:space="preserve">He is </w:t>
      </w:r>
      <w:r w:rsidR="005E1D17" w:rsidRPr="009D37C4">
        <w:rPr>
          <w:rFonts w:ascii="Times New Roman" w:hAnsi="Times New Roman" w:cs="Times New Roman"/>
          <w:sz w:val="22"/>
          <w:szCs w:val="22"/>
        </w:rPr>
        <w:t xml:space="preserve">Managing Director of Strategic4sight, which provides leading-edge nonprofit strategic planning, marketing, leadership coaching, and governance consulting services. </w:t>
      </w:r>
      <w:r w:rsidRPr="009D37C4">
        <w:rPr>
          <w:rFonts w:ascii="Times New Roman" w:hAnsi="Times New Roman" w:cs="Times New Roman"/>
          <w:sz w:val="22"/>
          <w:szCs w:val="22"/>
        </w:rPr>
        <w:t xml:space="preserve">Throughout his career, Vin has provided significant volunteer leadership on the boards of directors of 25 different local, national, and international nonprofit organizations in various cities. He has served as board chair for 10 nonprofits and co-founded four nonprofits. </w:t>
      </w:r>
      <w:r w:rsidR="00165AC5" w:rsidRPr="009D37C4">
        <w:rPr>
          <w:rFonts w:ascii="Times New Roman" w:hAnsi="Times New Roman" w:cs="Times New Roman"/>
          <w:sz w:val="22"/>
          <w:szCs w:val="22"/>
        </w:rPr>
        <w:t>He</w:t>
      </w:r>
      <w:r w:rsidR="00E3471E" w:rsidRPr="009D37C4">
        <w:rPr>
          <w:rFonts w:ascii="Times New Roman" w:hAnsi="Times New Roman" w:cs="Times New Roman"/>
          <w:sz w:val="22"/>
          <w:szCs w:val="22"/>
        </w:rPr>
        <w:t xml:space="preserve"> is committed to serving refugees and vulnerable youth and c</w:t>
      </w:r>
      <w:r w:rsidRPr="009D37C4">
        <w:rPr>
          <w:rFonts w:ascii="Times New Roman" w:hAnsi="Times New Roman" w:cs="Times New Roman"/>
          <w:sz w:val="22"/>
          <w:szCs w:val="22"/>
        </w:rPr>
        <w:t xml:space="preserve">urrently serves on the Leadership Advisory Councils of </w:t>
      </w:r>
      <w:r w:rsidR="00E3471E" w:rsidRPr="009D37C4">
        <w:rPr>
          <w:rFonts w:ascii="Times New Roman" w:hAnsi="Times New Roman" w:cs="Times New Roman"/>
          <w:sz w:val="22"/>
          <w:szCs w:val="22"/>
        </w:rPr>
        <w:t xml:space="preserve">Heart House and </w:t>
      </w:r>
      <w:r w:rsidRPr="009D37C4">
        <w:rPr>
          <w:rFonts w:ascii="Times New Roman" w:hAnsi="Times New Roman" w:cs="Times New Roman"/>
          <w:sz w:val="22"/>
          <w:szCs w:val="22"/>
        </w:rPr>
        <w:t>Project Transformation - North Texas</w:t>
      </w:r>
      <w:r w:rsidR="00ED3165" w:rsidRPr="009D37C4">
        <w:rPr>
          <w:rFonts w:ascii="Times New Roman" w:hAnsi="Times New Roman" w:cs="Times New Roman"/>
          <w:sz w:val="22"/>
          <w:szCs w:val="22"/>
        </w:rPr>
        <w:t xml:space="preserve"> in Dallas</w:t>
      </w:r>
      <w:r w:rsidR="00E3471E" w:rsidRPr="009D37C4">
        <w:rPr>
          <w:rFonts w:ascii="Times New Roman" w:hAnsi="Times New Roman" w:cs="Times New Roman"/>
          <w:sz w:val="22"/>
          <w:szCs w:val="22"/>
        </w:rPr>
        <w:t xml:space="preserve">. </w:t>
      </w:r>
      <w:r w:rsidRPr="009D37C4">
        <w:rPr>
          <w:rFonts w:ascii="Times New Roman" w:hAnsi="Times New Roman" w:cs="Times New Roman"/>
          <w:sz w:val="22"/>
          <w:szCs w:val="22"/>
        </w:rPr>
        <w:t xml:space="preserve"> </w:t>
      </w:r>
    </w:p>
    <w:p w14:paraId="002326DA" w14:textId="77777777" w:rsidR="005E1D17" w:rsidRPr="009D37C4" w:rsidRDefault="005E1D17" w:rsidP="005E1D17">
      <w:pPr>
        <w:rPr>
          <w:rFonts w:ascii="Times New Roman" w:hAnsi="Times New Roman" w:cs="Times New Roman"/>
          <w:sz w:val="22"/>
          <w:szCs w:val="22"/>
        </w:rPr>
      </w:pPr>
    </w:p>
    <w:p w14:paraId="68A95318" w14:textId="3FFC075D" w:rsidR="005E1D17" w:rsidRPr="009D37C4" w:rsidRDefault="00DE07BF" w:rsidP="005E1D17">
      <w:pPr>
        <w:rPr>
          <w:rFonts w:ascii="Times New Roman" w:hAnsi="Times New Roman" w:cs="Times New Roman"/>
          <w:sz w:val="22"/>
          <w:szCs w:val="22"/>
        </w:rPr>
      </w:pPr>
      <w:r w:rsidRPr="009D37C4">
        <w:rPr>
          <w:rFonts w:ascii="Times New Roman" w:hAnsi="Times New Roman" w:cs="Times New Roman"/>
          <w:sz w:val="22"/>
          <w:szCs w:val="22"/>
        </w:rPr>
        <w:t xml:space="preserve">Vin’s </w:t>
      </w:r>
      <w:r w:rsidR="005E1D17" w:rsidRPr="009D37C4">
        <w:rPr>
          <w:rFonts w:ascii="Times New Roman" w:hAnsi="Times New Roman" w:cs="Times New Roman"/>
          <w:sz w:val="22"/>
          <w:szCs w:val="22"/>
        </w:rPr>
        <w:t xml:space="preserve">servant leadership aligns directly with Engineers4Humanity's mission to restore dignity, expand opportunity, and build pathways to self-reliance for displaced and underserved communities. He supports Engineers4Humanity's ability to build partnerships and mobilize resources for refugee self-reliance, job creation, and vocational training programs in Rwanda. </w:t>
      </w:r>
    </w:p>
    <w:p w14:paraId="42E5A074" w14:textId="77777777" w:rsidR="005E1D17" w:rsidRPr="009D37C4" w:rsidRDefault="005E1D17" w:rsidP="005E1D17">
      <w:pPr>
        <w:rPr>
          <w:rFonts w:ascii="Times New Roman" w:hAnsi="Times New Roman" w:cs="Times New Roman"/>
          <w:sz w:val="22"/>
          <w:szCs w:val="22"/>
        </w:rPr>
      </w:pPr>
    </w:p>
    <w:p w14:paraId="7E4948B8" w14:textId="46FD4400" w:rsidR="005E1D17" w:rsidRPr="009D37C4" w:rsidRDefault="00DE07BF" w:rsidP="005E1D17">
      <w:pPr>
        <w:rPr>
          <w:rFonts w:ascii="Times New Roman" w:hAnsi="Times New Roman" w:cs="Times New Roman"/>
          <w:sz w:val="22"/>
          <w:szCs w:val="22"/>
        </w:rPr>
      </w:pPr>
      <w:r w:rsidRPr="009D37C4">
        <w:rPr>
          <w:rFonts w:ascii="Times New Roman" w:hAnsi="Times New Roman" w:cs="Times New Roman"/>
          <w:sz w:val="22"/>
          <w:szCs w:val="22"/>
        </w:rPr>
        <w:t xml:space="preserve">His </w:t>
      </w:r>
      <w:r w:rsidR="005E1D17" w:rsidRPr="009D37C4">
        <w:rPr>
          <w:rFonts w:ascii="Times New Roman" w:hAnsi="Times New Roman" w:cs="Times New Roman"/>
          <w:sz w:val="22"/>
          <w:szCs w:val="22"/>
        </w:rPr>
        <w:t xml:space="preserve">long career at ExxonMobil included serving as Global Marketing Communications Manager for ExxonMobil Chemical and </w:t>
      </w:r>
      <w:r w:rsidR="00675018" w:rsidRPr="009D37C4">
        <w:rPr>
          <w:rFonts w:ascii="Times New Roman" w:hAnsi="Times New Roman" w:cs="Times New Roman"/>
          <w:sz w:val="22"/>
          <w:szCs w:val="22"/>
        </w:rPr>
        <w:t xml:space="preserve">earlier </w:t>
      </w:r>
      <w:r w:rsidR="005E1D17" w:rsidRPr="009D37C4">
        <w:rPr>
          <w:rFonts w:ascii="Times New Roman" w:hAnsi="Times New Roman" w:cs="Times New Roman"/>
          <w:sz w:val="22"/>
          <w:szCs w:val="22"/>
        </w:rPr>
        <w:t xml:space="preserve">leading Corporate &amp; Marketing Communications across Europe, Africa, and the Middle East from Brussels. He found, late in life, that he loves teaching and has taught the Nonprofit Marketing Strategies course at the SMU Cox Graduate School of Business in Dallas, and undergraduate courses at SMU and DePauw University in Indiana. </w:t>
      </w:r>
    </w:p>
    <w:p w14:paraId="5C77BF17" w14:textId="77777777" w:rsidR="005E1D17" w:rsidRPr="009D37C4" w:rsidRDefault="005E1D17" w:rsidP="005E1D17">
      <w:pPr>
        <w:rPr>
          <w:rFonts w:ascii="Times New Roman" w:hAnsi="Times New Roman" w:cs="Times New Roman"/>
          <w:sz w:val="22"/>
          <w:szCs w:val="22"/>
        </w:rPr>
      </w:pPr>
    </w:p>
    <w:p w14:paraId="78EAC61F" w14:textId="73A89F4B" w:rsidR="005E1D17" w:rsidRPr="009D37C4" w:rsidRDefault="005E1D17" w:rsidP="005E1D17">
      <w:pPr>
        <w:rPr>
          <w:rFonts w:ascii="Times New Roman" w:hAnsi="Times New Roman" w:cs="Times New Roman"/>
          <w:sz w:val="22"/>
          <w:szCs w:val="22"/>
        </w:rPr>
      </w:pPr>
      <w:r w:rsidRPr="009D37C4">
        <w:rPr>
          <w:rFonts w:ascii="Times New Roman" w:hAnsi="Times New Roman" w:cs="Times New Roman"/>
          <w:sz w:val="22"/>
          <w:szCs w:val="22"/>
        </w:rPr>
        <w:t xml:space="preserve">As Board Chair of Engineers4Humanity, Vin plays a pivotal role in developing strategic partnerships, donor engagement, and helping programs across Rwanda. His leadership strengthens board governance and supports the organization's mission. </w:t>
      </w:r>
    </w:p>
    <w:p w14:paraId="35472113" w14:textId="77777777" w:rsidR="007D7274" w:rsidRPr="009D37C4" w:rsidRDefault="007D7274" w:rsidP="005E1D17">
      <w:pPr>
        <w:rPr>
          <w:rFonts w:ascii="Times New Roman" w:hAnsi="Times New Roman" w:cs="Times New Roman"/>
          <w:color w:val="0033CC"/>
          <w:sz w:val="22"/>
          <w:szCs w:val="22"/>
        </w:rPr>
      </w:pPr>
    </w:p>
    <w:p w14:paraId="3B4DFFE5" w14:textId="77777777" w:rsidR="007D7274" w:rsidRPr="009D37C4" w:rsidRDefault="007D7274" w:rsidP="005E1D17">
      <w:pPr>
        <w:rPr>
          <w:rFonts w:ascii="Times New Roman" w:hAnsi="Times New Roman" w:cs="Times New Roman"/>
          <w:color w:val="0033CC"/>
          <w:sz w:val="22"/>
          <w:szCs w:val="22"/>
        </w:rPr>
      </w:pPr>
    </w:p>
    <w:p w14:paraId="0B60E0E1" w14:textId="77777777" w:rsidR="005E1D17" w:rsidRPr="009D37C4" w:rsidRDefault="005E1D17" w:rsidP="005E1D17">
      <w:pPr>
        <w:rPr>
          <w:rFonts w:ascii="Times New Roman" w:hAnsi="Times New Roman" w:cs="Times New Roman"/>
          <w:b/>
          <w:bCs/>
          <w:color w:val="084BB8"/>
          <w:sz w:val="22"/>
          <w:szCs w:val="22"/>
        </w:rPr>
      </w:pPr>
    </w:p>
    <w:sectPr w:rsidR="005E1D17" w:rsidRPr="009D37C4" w:rsidSect="00ED316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B2D69"/>
    <w:multiLevelType w:val="hybridMultilevel"/>
    <w:tmpl w:val="D40096F0"/>
    <w:lvl w:ilvl="0" w:tplc="E6502390">
      <w:start w:val="1"/>
      <w:numFmt w:val="bullet"/>
      <w:lvlText w:val=""/>
      <w:lvlJc w:val="left"/>
      <w:pPr>
        <w:ind w:left="1080" w:hanging="360"/>
      </w:pPr>
      <w:rPr>
        <w:rFonts w:ascii="Symbol" w:hAnsi="Symbol" w:hint="default"/>
        <w:color w:val="0033CC"/>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B9F0E42"/>
    <w:multiLevelType w:val="hybridMultilevel"/>
    <w:tmpl w:val="66B6A926"/>
    <w:lvl w:ilvl="0" w:tplc="04090001">
      <w:start w:val="1"/>
      <w:numFmt w:val="bullet"/>
      <w:lvlText w:val=""/>
      <w:lvlJc w:val="left"/>
      <w:pPr>
        <w:ind w:left="1569" w:hanging="360"/>
      </w:pPr>
      <w:rPr>
        <w:rFonts w:ascii="Symbol" w:hAnsi="Symbol" w:hint="default"/>
      </w:rPr>
    </w:lvl>
    <w:lvl w:ilvl="1" w:tplc="04090003" w:tentative="1">
      <w:start w:val="1"/>
      <w:numFmt w:val="bullet"/>
      <w:lvlText w:val="o"/>
      <w:lvlJc w:val="left"/>
      <w:pPr>
        <w:ind w:left="2289" w:hanging="360"/>
      </w:pPr>
      <w:rPr>
        <w:rFonts w:ascii="Courier New" w:hAnsi="Courier New" w:cs="Courier New" w:hint="default"/>
      </w:rPr>
    </w:lvl>
    <w:lvl w:ilvl="2" w:tplc="04090005" w:tentative="1">
      <w:start w:val="1"/>
      <w:numFmt w:val="bullet"/>
      <w:lvlText w:val=""/>
      <w:lvlJc w:val="left"/>
      <w:pPr>
        <w:ind w:left="3009" w:hanging="360"/>
      </w:pPr>
      <w:rPr>
        <w:rFonts w:ascii="Wingdings" w:hAnsi="Wingdings" w:hint="default"/>
      </w:rPr>
    </w:lvl>
    <w:lvl w:ilvl="3" w:tplc="04090001" w:tentative="1">
      <w:start w:val="1"/>
      <w:numFmt w:val="bullet"/>
      <w:lvlText w:val=""/>
      <w:lvlJc w:val="left"/>
      <w:pPr>
        <w:ind w:left="3729" w:hanging="360"/>
      </w:pPr>
      <w:rPr>
        <w:rFonts w:ascii="Symbol" w:hAnsi="Symbol" w:hint="default"/>
      </w:rPr>
    </w:lvl>
    <w:lvl w:ilvl="4" w:tplc="04090003" w:tentative="1">
      <w:start w:val="1"/>
      <w:numFmt w:val="bullet"/>
      <w:lvlText w:val="o"/>
      <w:lvlJc w:val="left"/>
      <w:pPr>
        <w:ind w:left="4449" w:hanging="360"/>
      </w:pPr>
      <w:rPr>
        <w:rFonts w:ascii="Courier New" w:hAnsi="Courier New" w:cs="Courier New" w:hint="default"/>
      </w:rPr>
    </w:lvl>
    <w:lvl w:ilvl="5" w:tplc="04090005" w:tentative="1">
      <w:start w:val="1"/>
      <w:numFmt w:val="bullet"/>
      <w:lvlText w:val=""/>
      <w:lvlJc w:val="left"/>
      <w:pPr>
        <w:ind w:left="5169" w:hanging="360"/>
      </w:pPr>
      <w:rPr>
        <w:rFonts w:ascii="Wingdings" w:hAnsi="Wingdings" w:hint="default"/>
      </w:rPr>
    </w:lvl>
    <w:lvl w:ilvl="6" w:tplc="04090001" w:tentative="1">
      <w:start w:val="1"/>
      <w:numFmt w:val="bullet"/>
      <w:lvlText w:val=""/>
      <w:lvlJc w:val="left"/>
      <w:pPr>
        <w:ind w:left="5889" w:hanging="360"/>
      </w:pPr>
      <w:rPr>
        <w:rFonts w:ascii="Symbol" w:hAnsi="Symbol" w:hint="default"/>
      </w:rPr>
    </w:lvl>
    <w:lvl w:ilvl="7" w:tplc="04090003" w:tentative="1">
      <w:start w:val="1"/>
      <w:numFmt w:val="bullet"/>
      <w:lvlText w:val="o"/>
      <w:lvlJc w:val="left"/>
      <w:pPr>
        <w:ind w:left="6609" w:hanging="360"/>
      </w:pPr>
      <w:rPr>
        <w:rFonts w:ascii="Courier New" w:hAnsi="Courier New" w:cs="Courier New" w:hint="default"/>
      </w:rPr>
    </w:lvl>
    <w:lvl w:ilvl="8" w:tplc="04090005" w:tentative="1">
      <w:start w:val="1"/>
      <w:numFmt w:val="bullet"/>
      <w:lvlText w:val=""/>
      <w:lvlJc w:val="left"/>
      <w:pPr>
        <w:ind w:left="7329" w:hanging="360"/>
      </w:pPr>
      <w:rPr>
        <w:rFonts w:ascii="Wingdings" w:hAnsi="Wingdings" w:hint="default"/>
      </w:rPr>
    </w:lvl>
  </w:abstractNum>
  <w:num w:numId="1" w16cid:durableId="1477139313">
    <w:abstractNumId w:val="0"/>
  </w:num>
  <w:num w:numId="2" w16cid:durableId="78931966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KAMANZI">
    <w15:presenceInfo w15:providerId="Windows Live" w15:userId="b079d1710c13ee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D17"/>
    <w:rsid w:val="00003096"/>
    <w:rsid w:val="00040686"/>
    <w:rsid w:val="00050B83"/>
    <w:rsid w:val="00072CBA"/>
    <w:rsid w:val="0008658B"/>
    <w:rsid w:val="000C116E"/>
    <w:rsid w:val="000C4C4C"/>
    <w:rsid w:val="000D5C2B"/>
    <w:rsid w:val="000F1B5F"/>
    <w:rsid w:val="00101C00"/>
    <w:rsid w:val="00101D5F"/>
    <w:rsid w:val="00105989"/>
    <w:rsid w:val="001418B6"/>
    <w:rsid w:val="00165AC5"/>
    <w:rsid w:val="00190917"/>
    <w:rsid w:val="002123DB"/>
    <w:rsid w:val="002801EB"/>
    <w:rsid w:val="002823BE"/>
    <w:rsid w:val="0028283A"/>
    <w:rsid w:val="002A2C98"/>
    <w:rsid w:val="002A6A09"/>
    <w:rsid w:val="00375D78"/>
    <w:rsid w:val="00384478"/>
    <w:rsid w:val="003949AB"/>
    <w:rsid w:val="003970E4"/>
    <w:rsid w:val="003F716D"/>
    <w:rsid w:val="0040300D"/>
    <w:rsid w:val="00426673"/>
    <w:rsid w:val="00464DA4"/>
    <w:rsid w:val="00467221"/>
    <w:rsid w:val="0049730C"/>
    <w:rsid w:val="004E264D"/>
    <w:rsid w:val="005100AE"/>
    <w:rsid w:val="00563D7E"/>
    <w:rsid w:val="0059220C"/>
    <w:rsid w:val="005B2087"/>
    <w:rsid w:val="005D5A7C"/>
    <w:rsid w:val="005E1D17"/>
    <w:rsid w:val="005F57E7"/>
    <w:rsid w:val="006008F5"/>
    <w:rsid w:val="0061565A"/>
    <w:rsid w:val="00633888"/>
    <w:rsid w:val="00673F8D"/>
    <w:rsid w:val="00675018"/>
    <w:rsid w:val="0068599B"/>
    <w:rsid w:val="006C2931"/>
    <w:rsid w:val="007366D0"/>
    <w:rsid w:val="00751D22"/>
    <w:rsid w:val="007A39A0"/>
    <w:rsid w:val="007C291D"/>
    <w:rsid w:val="007D4AD4"/>
    <w:rsid w:val="007D7274"/>
    <w:rsid w:val="007F46CD"/>
    <w:rsid w:val="007F516C"/>
    <w:rsid w:val="00812D30"/>
    <w:rsid w:val="008619F1"/>
    <w:rsid w:val="00862C4A"/>
    <w:rsid w:val="008C5EFC"/>
    <w:rsid w:val="008F5762"/>
    <w:rsid w:val="00942234"/>
    <w:rsid w:val="009620D2"/>
    <w:rsid w:val="009806C4"/>
    <w:rsid w:val="009B0A15"/>
    <w:rsid w:val="009B351B"/>
    <w:rsid w:val="009D37C4"/>
    <w:rsid w:val="009F7B08"/>
    <w:rsid w:val="00A020B8"/>
    <w:rsid w:val="00A61FB8"/>
    <w:rsid w:val="00A64639"/>
    <w:rsid w:val="00A71DAB"/>
    <w:rsid w:val="00A74FD0"/>
    <w:rsid w:val="00A83307"/>
    <w:rsid w:val="00AA67DF"/>
    <w:rsid w:val="00AC031F"/>
    <w:rsid w:val="00AD3322"/>
    <w:rsid w:val="00B00F05"/>
    <w:rsid w:val="00B079CF"/>
    <w:rsid w:val="00B404CE"/>
    <w:rsid w:val="00B42380"/>
    <w:rsid w:val="00B61671"/>
    <w:rsid w:val="00BC2DBA"/>
    <w:rsid w:val="00BC6491"/>
    <w:rsid w:val="00C022B5"/>
    <w:rsid w:val="00C3230D"/>
    <w:rsid w:val="00C45197"/>
    <w:rsid w:val="00C94720"/>
    <w:rsid w:val="00CC0134"/>
    <w:rsid w:val="00CD3643"/>
    <w:rsid w:val="00D10A86"/>
    <w:rsid w:val="00D245A5"/>
    <w:rsid w:val="00D370C7"/>
    <w:rsid w:val="00D460BB"/>
    <w:rsid w:val="00D4752A"/>
    <w:rsid w:val="00D67E0B"/>
    <w:rsid w:val="00DE07BF"/>
    <w:rsid w:val="00E14796"/>
    <w:rsid w:val="00E15143"/>
    <w:rsid w:val="00E314C7"/>
    <w:rsid w:val="00E3471E"/>
    <w:rsid w:val="00E4505B"/>
    <w:rsid w:val="00E45D72"/>
    <w:rsid w:val="00EB7756"/>
    <w:rsid w:val="00ED3165"/>
    <w:rsid w:val="00F112FC"/>
    <w:rsid w:val="00F13545"/>
    <w:rsid w:val="00F42869"/>
    <w:rsid w:val="00F45BF6"/>
    <w:rsid w:val="00F46CEA"/>
    <w:rsid w:val="00F52F26"/>
    <w:rsid w:val="00F63CC6"/>
    <w:rsid w:val="00F6631D"/>
    <w:rsid w:val="00F80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7AEAE"/>
  <w15:chartTrackingRefBased/>
  <w15:docId w15:val="{AA214A44-D1AE-4B45-822A-27A6820D5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D17"/>
  </w:style>
  <w:style w:type="paragraph" w:styleId="Heading1">
    <w:name w:val="heading 1"/>
    <w:basedOn w:val="Normal"/>
    <w:next w:val="Normal"/>
    <w:link w:val="Heading1Char"/>
    <w:uiPriority w:val="9"/>
    <w:qFormat/>
    <w:rsid w:val="005E1D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1D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1D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D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D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D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D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D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D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D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1D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1D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D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D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D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D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D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D17"/>
    <w:rPr>
      <w:rFonts w:eastAsiaTheme="majorEastAsia" w:cstheme="majorBidi"/>
      <w:color w:val="272727" w:themeColor="text1" w:themeTint="D8"/>
    </w:rPr>
  </w:style>
  <w:style w:type="paragraph" w:styleId="Title">
    <w:name w:val="Title"/>
    <w:basedOn w:val="Normal"/>
    <w:next w:val="Normal"/>
    <w:link w:val="TitleChar"/>
    <w:uiPriority w:val="10"/>
    <w:qFormat/>
    <w:rsid w:val="005E1D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D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D17"/>
    <w:pPr>
      <w:numPr>
        <w:ilvl w:val="1"/>
      </w:numPr>
      <w:spacing w:after="160"/>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D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D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1D17"/>
    <w:rPr>
      <w:i/>
      <w:iCs/>
      <w:color w:val="404040" w:themeColor="text1" w:themeTint="BF"/>
    </w:rPr>
  </w:style>
  <w:style w:type="paragraph" w:styleId="ListParagraph">
    <w:name w:val="List Paragraph"/>
    <w:basedOn w:val="Normal"/>
    <w:uiPriority w:val="34"/>
    <w:qFormat/>
    <w:rsid w:val="005E1D17"/>
    <w:pPr>
      <w:ind w:left="720"/>
      <w:contextualSpacing/>
    </w:pPr>
  </w:style>
  <w:style w:type="character" w:styleId="IntenseEmphasis">
    <w:name w:val="Intense Emphasis"/>
    <w:basedOn w:val="DefaultParagraphFont"/>
    <w:uiPriority w:val="21"/>
    <w:qFormat/>
    <w:rsid w:val="005E1D17"/>
    <w:rPr>
      <w:i/>
      <w:iCs/>
      <w:color w:val="0F4761" w:themeColor="accent1" w:themeShade="BF"/>
    </w:rPr>
  </w:style>
  <w:style w:type="paragraph" w:styleId="IntenseQuote">
    <w:name w:val="Intense Quote"/>
    <w:basedOn w:val="Normal"/>
    <w:next w:val="Normal"/>
    <w:link w:val="IntenseQuoteChar"/>
    <w:uiPriority w:val="30"/>
    <w:qFormat/>
    <w:rsid w:val="005E1D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D17"/>
    <w:rPr>
      <w:i/>
      <w:iCs/>
      <w:color w:val="0F4761" w:themeColor="accent1" w:themeShade="BF"/>
    </w:rPr>
  </w:style>
  <w:style w:type="character" w:styleId="IntenseReference">
    <w:name w:val="Intense Reference"/>
    <w:basedOn w:val="DefaultParagraphFont"/>
    <w:uiPriority w:val="32"/>
    <w:qFormat/>
    <w:rsid w:val="005E1D17"/>
    <w:rPr>
      <w:b/>
      <w:bCs/>
      <w:smallCaps/>
      <w:color w:val="0F4761" w:themeColor="accent1" w:themeShade="BF"/>
      <w:spacing w:val="5"/>
    </w:rPr>
  </w:style>
  <w:style w:type="paragraph" w:styleId="Revision">
    <w:name w:val="Revision"/>
    <w:hidden/>
    <w:uiPriority w:val="99"/>
    <w:semiHidden/>
    <w:rsid w:val="00105989"/>
    <w:pPr>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5727E2-5C1B-4DF3-A95A-F4CEFC537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623</Words>
  <Characters>3880</Characters>
  <Application>Microsoft Office Word</Application>
  <DocSecurity>0</DocSecurity>
  <Lines>97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 Hoey</dc:creator>
  <cp:keywords/>
  <dc:description/>
  <cp:lastModifiedBy>Eric KAMANZI</cp:lastModifiedBy>
  <cp:revision>2</cp:revision>
  <cp:lastPrinted>2026-04-23T22:40:00Z</cp:lastPrinted>
  <dcterms:created xsi:type="dcterms:W3CDTF">2026-04-30T04:23:00Z</dcterms:created>
  <dcterms:modified xsi:type="dcterms:W3CDTF">2026-04-30T04:23:00Z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e41b71e0-948e-4d70-ab03-671242064cd9</vt:lpwstr>
  </property>
</Properties>
</file>